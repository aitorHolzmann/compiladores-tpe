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rPr>
          <w:color w:val="674ea7"/>
        </w:rPr>
      </w:pPr>
      <w:bookmarkStart w:colFirst="0" w:colLast="0" w:name="_2xv2qfr0llci" w:id="0"/>
      <w:bookmarkEnd w:id="0"/>
      <w:ins w:author="Conrado Pino" w:id="1" w:date="2024-10-07T15:18:11Z">
        <w:r w:rsidDel="00000000" w:rsidR="00000000" w:rsidRPr="00000000">
          <w:rPr>
            <w:color w:val="674ea7"/>
            <w:rtl w:val="0"/>
            <w:rPrChange w:author="Conrado Pino" w:id="2" w:date="2024-10-07T15:18:11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r w:rsidDel="00000000" w:rsidR="00000000" w:rsidRPr="00000000">
        <w:rPr>
          <w:color w:val="674ea7"/>
          <w:rtl w:val="0"/>
        </w:rPr>
        <w:t xml:space="preserve"> Trabajos Prácticos 1 y 2 </w:t>
      </w:r>
    </w:p>
    <w:p w:rsidR="00000000" w:rsidDel="00000000" w:rsidP="00000000" w:rsidRDefault="00000000" w:rsidRPr="00000000" w14:paraId="00000002">
      <w:pPr>
        <w:widowControl w:val="0"/>
        <w:spacing w:line="240" w:lineRule="auto"/>
        <w:jc w:val="center"/>
        <w:rPr>
          <w:vertAlign w:val="baseline"/>
        </w:rPr>
      </w:pPr>
      <w:r w:rsidDel="00000000" w:rsidR="00000000" w:rsidRPr="00000000">
        <w:rPr>
          <w:b w:val="1"/>
          <w:bCs w:val="1"/>
          <w:color w:val="674ea7"/>
          <w:sz w:val="48"/>
          <w:szCs w:val="48"/>
          <w:rtl w:val="0"/>
        </w:rPr>
        <w:t xml:space="preserve">Diseño de Compiladores I</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456.3402271270752" w:lineRule="auto"/>
        <w:ind w:left="727.4687957763672" w:right="1091.513671875" w:firstLine="6.220817565917969"/>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Fecha de Entrega: </w:t>
      </w:r>
      <w:r w:rsidDel="00000000" w:rsidR="00000000" w:rsidRPr="00000000">
        <w:rPr>
          <w:sz w:val="26"/>
          <w:szCs w:val="26"/>
          <w:rtl w:val="0"/>
        </w:rPr>
        <w:t xml:space="preserve">04</w:t>
      </w: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w:t>
      </w:r>
      <w:r w:rsidDel="00000000" w:rsidR="00000000" w:rsidRPr="00000000">
        <w:rPr>
          <w:sz w:val="26"/>
          <w:szCs w:val="26"/>
          <w:rtl w:val="0"/>
        </w:rPr>
        <w:t xml:space="preserve">10</w:t>
      </w: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/2021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456.3402271270752" w:lineRule="auto"/>
        <w:ind w:left="727.4687957763672" w:right="1091.513671875" w:firstLine="6.220817565917969"/>
        <w:jc w:val="left"/>
        <w:rPr>
          <w:rFonts w:ascii="Calibri" w:cs="Calibri" w:eastAsia="Calibri" w:hAnsi="Calibri"/>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1571625</wp:posOffset>
            </wp:positionH>
            <wp:positionV relativeFrom="paragraph">
              <wp:posOffset>438150</wp:posOffset>
            </wp:positionV>
            <wp:extent cx="1657350" cy="1657350"/>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57350" cy="1657350"/>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456.3402271270752" w:lineRule="auto"/>
        <w:ind w:left="727.4687957763672" w:right="1091.513671875" w:firstLine="6.220817565917969"/>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456.3402271270752" w:lineRule="auto"/>
        <w:ind w:left="727.4687957763672" w:right="1091.513671875" w:firstLine="6.220817565917969"/>
        <w:jc w:val="center"/>
        <w:rPr>
          <w:rFonts w:ascii="Calibri" w:cs="Calibri" w:eastAsia="Calibri" w:hAnsi="Calibri"/>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1085850</wp:posOffset>
            </wp:positionV>
            <wp:extent cx="1347464" cy="151783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8"/>
                    <a:srcRect b="5938" l="10684" r="11985" t="6939"/>
                    <a:stretch>
                      <a:fillRect/>
                    </a:stretch>
                  </pic:blipFill>
                  <pic:spPr>
                    <a:xfrm>
                      <a:off x="0" y="0"/>
                      <a:ext cx="1347464" cy="151783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5505450</wp:posOffset>
            </wp:positionH>
            <wp:positionV relativeFrom="paragraph">
              <wp:posOffset>85725</wp:posOffset>
            </wp:positionV>
            <wp:extent cx="1217866" cy="1217866"/>
            <wp:effectExtent b="0" l="0" r="0" t="0"/>
            <wp:wrapTopAndBottom distB="0" dist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17866" cy="1217866"/>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456.3402271270752" w:lineRule="auto"/>
        <w:ind w:left="727.4687957763672" w:right="1091.513671875" w:firstLine="6.220817565917969"/>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727.4687957763672" w:right="1091.513671875" w:firstLine="6.220817565917969"/>
        <w:jc w:val="center"/>
        <w:rPr>
          <w:rFonts w:ascii="Calibri" w:cs="Calibri" w:eastAsia="Calibri" w:hAnsi="Calibri"/>
          <w:b w:val="1"/>
          <w:bCs w:val="1"/>
          <w:color w:val="8e7cc3"/>
          <w:sz w:val="30"/>
          <w:szCs w:val="3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727.4687957763672" w:right="1091.513671875" w:firstLine="6.220817565917969"/>
        <w:jc w:val="left"/>
        <w:rPr>
          <w:rFonts w:ascii="Calibri" w:cs="Calibri" w:eastAsia="Calibri" w:hAnsi="Calibri"/>
          <w:b w:val="1"/>
          <w:bCs w:val="1"/>
          <w:color w:val="8e7cc3"/>
          <w:sz w:val="30"/>
          <w:szCs w:val="3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727.4687957763672" w:right="1091.513671875" w:firstLine="6.220817565917969"/>
        <w:jc w:val="center"/>
        <w:rPr>
          <w:rFonts w:ascii="Calibri" w:cs="Calibri" w:eastAsia="Calibri" w:hAnsi="Calibri"/>
          <w:b w:val="1"/>
          <w:bCs w:val="1"/>
          <w:color w:val="8e7cc3"/>
          <w:sz w:val="30"/>
          <w:szCs w:val="30"/>
        </w:rPr>
      </w:pPr>
      <w:r w:rsidDel="00000000" w:rsidR="00000000" w:rsidRPr="00000000">
        <w:rPr>
          <w:rFonts w:ascii="Calibri" w:cs="Calibri" w:eastAsia="Calibri" w:hAnsi="Calibri"/>
          <w:b w:val="1"/>
          <w:bCs w:val="1"/>
          <w:color w:val="8e7cc3"/>
          <w:sz w:val="30"/>
          <w:szCs w:val="30"/>
          <w:rtl w:val="0"/>
        </w:rPr>
        <w:t xml:space="preserve">Integrantes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727.4687957763672" w:right="1091.513671875" w:firstLine="6.22081756591796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Arellano Franco - </w:t>
      </w:r>
      <w:hyperlink r:id="rId10">
        <w:r w:rsidDel="00000000" w:rsidR="00000000" w:rsidRPr="00000000">
          <w:rPr>
            <w:rFonts w:ascii="Calibri" w:cs="Calibri" w:eastAsia="Calibri" w:hAnsi="Calibri"/>
            <w:color w:val="0000ee"/>
            <w:sz w:val="26"/>
            <w:szCs w:val="26"/>
            <w:u w:val="single"/>
            <w:rtl w:val="0"/>
          </w:rPr>
          <w:t xml:space="preserve">francoare7@gmail.com</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727.4687957763672" w:right="1091.513671875" w:firstLine="6.22081756591796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Malbos Tobias - </w:t>
      </w:r>
      <w:hyperlink r:id="rId11">
        <w:r w:rsidDel="00000000" w:rsidR="00000000" w:rsidRPr="00000000">
          <w:rPr>
            <w:rFonts w:ascii="Calibri" w:cs="Calibri" w:eastAsia="Calibri" w:hAnsi="Calibri"/>
            <w:color w:val="0000ee"/>
            <w:sz w:val="26"/>
            <w:szCs w:val="26"/>
            <w:u w:val="single"/>
            <w:rtl w:val="0"/>
          </w:rPr>
          <w:t xml:space="preserve">gmcmctobias@hotmail.com</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727.4687957763672" w:right="1091.513671875" w:firstLine="6.22081756591796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Raineri Franco - </w:t>
      </w:r>
      <w:hyperlink r:id="rId12">
        <w:r w:rsidDel="00000000" w:rsidR="00000000" w:rsidRPr="00000000">
          <w:rPr>
            <w:rFonts w:ascii="Calibri" w:cs="Calibri" w:eastAsia="Calibri" w:hAnsi="Calibri"/>
            <w:color w:val="0000ee"/>
            <w:sz w:val="26"/>
            <w:szCs w:val="26"/>
            <w:u w:val="single"/>
            <w:rtl w:val="0"/>
          </w:rPr>
          <w:t xml:space="preserve">francoraineri6@gmail.com</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727.4687957763672" w:right="1091.513671875" w:firstLine="6.220817565917969"/>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727.4687957763672" w:right="1091.513671875" w:firstLine="6.220817565917969"/>
        <w:jc w:val="center"/>
        <w:rPr>
          <w:rFonts w:ascii="Calibri" w:cs="Calibri" w:eastAsia="Calibri" w:hAnsi="Calibri"/>
          <w:b w:val="1"/>
          <w:bCs w:val="1"/>
          <w:color w:val="8e7cc3"/>
          <w:sz w:val="30"/>
          <w:szCs w:val="30"/>
        </w:rPr>
      </w:pPr>
      <w:r w:rsidDel="00000000" w:rsidR="00000000" w:rsidRPr="00000000">
        <w:rPr>
          <w:rFonts w:ascii="Calibri" w:cs="Calibri" w:eastAsia="Calibri" w:hAnsi="Calibri"/>
          <w:b w:val="1"/>
          <w:bCs w:val="1"/>
          <w:color w:val="8e7cc3"/>
          <w:sz w:val="30"/>
          <w:szCs w:val="30"/>
          <w:rtl w:val="0"/>
        </w:rPr>
        <w:t xml:space="preserve">Grupo Número 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727.4687957763672" w:right="1091.513671875" w:firstLine="6.220817565917969"/>
        <w:jc w:val="center"/>
        <w:rPr>
          <w:rFonts w:ascii="Calibri" w:cs="Calibri" w:eastAsia="Calibri" w:hAnsi="Calibri"/>
          <w:b w:val="1"/>
          <w:bCs w:val="1"/>
          <w:color w:val="8e7cc3"/>
          <w:sz w:val="30"/>
          <w:szCs w:val="30"/>
        </w:rPr>
      </w:pPr>
      <w:r w:rsidDel="00000000" w:rsidR="00000000" w:rsidRPr="00000000">
        <w:rPr>
          <w:rtl w:val="0"/>
        </w:rPr>
      </w:r>
    </w:p>
    <w:p w:rsidR="00000000" w:rsidDel="00000000" w:rsidP="00000000" w:rsidRDefault="00000000" w:rsidRPr="00000000" w14:paraId="00000011">
      <w:pPr>
        <w:widowControl w:val="0"/>
        <w:spacing w:before="275.107421875" w:line="276" w:lineRule="auto"/>
        <w:ind w:left="727.4687957763672" w:right="1091.513671875" w:firstLine="6.220817565917969"/>
        <w:jc w:val="center"/>
        <w:rPr>
          <w:rFonts w:ascii="Calibri" w:cs="Calibri" w:eastAsia="Calibri" w:hAnsi="Calibri"/>
          <w:b w:val="1"/>
          <w:bCs w:val="1"/>
          <w:color w:val="8e7cc3"/>
          <w:sz w:val="30"/>
          <w:szCs w:val="30"/>
        </w:rPr>
      </w:pPr>
      <w:r w:rsidDel="00000000" w:rsidR="00000000" w:rsidRPr="00000000">
        <w:rPr>
          <w:rFonts w:ascii="Calibri" w:cs="Calibri" w:eastAsia="Calibri" w:hAnsi="Calibri"/>
          <w:b w:val="1"/>
          <w:bCs w:val="1"/>
          <w:color w:val="8e7cc3"/>
          <w:sz w:val="30"/>
          <w:szCs w:val="30"/>
          <w:rtl w:val="0"/>
        </w:rPr>
        <w:t xml:space="preserve">Profesor asignado</w:t>
      </w:r>
    </w:p>
    <w:p w:rsidR="00000000" w:rsidDel="00000000" w:rsidP="00000000" w:rsidRDefault="00000000" w:rsidRPr="00000000" w14:paraId="00000012">
      <w:pPr>
        <w:widowControl w:val="0"/>
        <w:spacing w:before="275.107421875" w:line="276" w:lineRule="auto"/>
        <w:ind w:left="727.4687957763672" w:right="1091.513671875" w:firstLine="6.22081756591796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Jose Massa</w:t>
      </w:r>
    </w:p>
    <w:p w:rsidR="00000000" w:rsidDel="00000000" w:rsidP="00000000" w:rsidRDefault="00000000" w:rsidRPr="00000000" w14:paraId="00000013">
      <w:pPr>
        <w:widowControl w:val="0"/>
        <w:spacing w:before="275.107421875" w:line="276" w:lineRule="auto"/>
        <w:ind w:left="727.4687957763672" w:right="1091.513671875" w:firstLine="6.220817565917969"/>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4">
      <w:pPr>
        <w:widowControl w:val="0"/>
        <w:spacing w:before="275.107421875" w:line="276" w:lineRule="auto"/>
        <w:ind w:left="727.4687957763672" w:right="1091.513671875" w:firstLine="6.220817565917969"/>
        <w:jc w:val="center"/>
        <w:rPr>
          <w:rFonts w:ascii="Calibri" w:cs="Calibri" w:eastAsia="Calibri" w:hAnsi="Calibri"/>
          <w:sz w:val="26"/>
          <w:szCs w:val="26"/>
        </w:rPr>
      </w:pPr>
      <w:r w:rsidDel="00000000" w:rsidR="00000000" w:rsidRPr="00000000">
        <w:rPr>
          <w:rFonts w:ascii="Calibri" w:cs="Calibri" w:eastAsia="Calibri" w:hAnsi="Calibri"/>
          <w:b w:val="1"/>
          <w:bCs w:val="1"/>
          <w:color w:val="8e7cc3"/>
          <w:sz w:val="30"/>
          <w:szCs w:val="30"/>
          <w:rtl w:val="0"/>
        </w:rPr>
        <w:t xml:space="preserve">Temas Asignados</w:t>
      </w:r>
      <w:r w:rsidDel="00000000" w:rsidR="00000000" w:rsidRPr="00000000">
        <w:rPr>
          <w:rtl w:val="0"/>
        </w:rPr>
      </w:r>
    </w:p>
    <w:p w:rsidR="00000000" w:rsidDel="00000000" w:rsidP="00000000" w:rsidRDefault="00000000" w:rsidRPr="00000000" w14:paraId="00000015">
      <w:pPr>
        <w:widowControl w:val="0"/>
        <w:spacing w:before="275.107421875" w:line="276" w:lineRule="auto"/>
        <w:ind w:left="727.4687957763672" w:right="1091.513671875" w:firstLine="6.22081756591796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4  6  9  11  14  15  22  25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76" w:lineRule="auto"/>
        <w:ind w:left="0" w:right="1091.513671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pStyle w:val="Heading1"/>
        <w:rPr/>
      </w:pPr>
      <w:bookmarkStart w:colFirst="0" w:colLast="0" w:name="_h48d4uhmeer5" w:id="1"/>
      <w:bookmarkEnd w:id="1"/>
      <w:r w:rsidDel="00000000" w:rsidR="00000000" w:rsidRPr="00000000">
        <w:rPr>
          <w:rtl w:val="0"/>
        </w:rPr>
        <w:t xml:space="preserve">Índice  </w:t>
      </w:r>
      <w:r w:rsidDel="00000000" w:rsidR="00000000" w:rsidRPr="00000000">
        <w:rPr>
          <w:rtl w:val="0"/>
        </w:rPr>
      </w:r>
    </w:p>
    <w:sdt>
      <w:sdtPr>
        <w:id w:val="-533032984"/>
        <w:docPartObj>
          <w:docPartGallery w:val="Table of Contents"/>
          <w:docPartUnique w:val="1"/>
        </w:docPartObj>
      </w:sdtPr>
      <w:sdtContent>
        <w:p w:rsidR="00000000" w:rsidDel="00000000" w:rsidP="00000000" w:rsidRDefault="00000000" w:rsidRPr="00000000" w14:paraId="00000018">
          <w:pPr>
            <w:tabs>
              <w:tab w:val="right" w:leader="none" w:pos="13100.816008199858"/>
            </w:tabs>
            <w:spacing w:before="200" w:line="240" w:lineRule="auto"/>
            <w:ind w:left="0" w:firstLine="0"/>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yrxf3ti0fn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Introducción</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_ryrxf3ti0fna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13100.816008199858"/>
            </w:tabs>
            <w:spacing w:before="200" w:line="240" w:lineRule="auto"/>
            <w:ind w:left="0" w:firstLine="0"/>
            <w:rPr>
              <w:rFonts w:ascii="Calibri" w:cs="Calibri" w:eastAsia="Calibri" w:hAnsi="Calibri"/>
              <w:b w:val="1"/>
              <w:bCs w:val="1"/>
              <w:i w:val="0"/>
              <w:iCs w:val="0"/>
              <w:smallCaps w:val="0"/>
              <w:strike w:val="0"/>
              <w:color w:val="000000"/>
              <w:sz w:val="24"/>
              <w:szCs w:val="24"/>
              <w:u w:val="none"/>
              <w:shd w:fill="auto" w:val="clear"/>
              <w:vertAlign w:val="baseline"/>
            </w:rPr>
          </w:pPr>
          <w:hyperlink w:anchor="_usf0a7qbf6g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Temas Particulares Asignados</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_usf0a7qbf6gw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13100.816008199858"/>
            </w:tabs>
            <w:spacing w:before="200" w:line="240" w:lineRule="auto"/>
            <w:ind w:left="0" w:firstLine="0"/>
            <w:rPr>
              <w:rFonts w:ascii="Calibri" w:cs="Calibri" w:eastAsia="Calibri" w:hAnsi="Calibri"/>
              <w:b w:val="1"/>
              <w:bCs w:val="1"/>
              <w:i w:val="0"/>
              <w:iCs w:val="0"/>
              <w:smallCaps w:val="0"/>
              <w:strike w:val="0"/>
              <w:color w:val="000000"/>
              <w:sz w:val="24"/>
              <w:szCs w:val="24"/>
              <w:u w:val="none"/>
              <w:shd w:fill="auto" w:val="clear"/>
              <w:vertAlign w:val="baseline"/>
            </w:rPr>
          </w:pPr>
          <w:hyperlink w:anchor="_2327d637k0c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Analizador Léxico</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_2327d637k0c7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13100.816008199858"/>
            </w:tabs>
            <w:spacing w:before="60" w:line="240" w:lineRule="auto"/>
            <w:ind w:left="36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caedgzv6a2q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Consignas Generales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_caedgzv6a2qa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13100.816008199858"/>
            </w:tabs>
            <w:spacing w:before="60" w:line="240" w:lineRule="auto"/>
            <w:ind w:left="36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hm4331j5sv8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Decisiones de diseño e implementación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_hm4331j5sv8i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13100.816008199858"/>
            </w:tabs>
            <w:spacing w:before="60" w:line="240" w:lineRule="auto"/>
            <w:ind w:left="72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ymrhg3oul56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Errores léxicos considerados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_ymrhg3oul56y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13100.816008199858"/>
            </w:tabs>
            <w:spacing w:before="60" w:line="240" w:lineRule="auto"/>
            <w:ind w:left="72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6uxb6z9faac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Transición de Estados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_6uxb6z9faacn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13100.816008199858"/>
            </w:tabs>
            <w:spacing w:before="60" w:line="240" w:lineRule="auto"/>
            <w:ind w:left="72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uxxstz11yag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Tabla de Símbolos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_uxxstz11yag4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13100.816008199858"/>
            </w:tabs>
            <w:spacing w:before="60" w:line="240" w:lineRule="auto"/>
            <w:ind w:left="72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hso7iii90j9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Tabla de Tokens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_hso7iii90j9y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13100.816008199858"/>
            </w:tabs>
            <w:spacing w:before="60" w:line="240" w:lineRule="auto"/>
            <w:ind w:left="72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jdpo4tapbb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Tabla de transición de estados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_jdpo4tapbbt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13100.816008199858"/>
            </w:tabs>
            <w:spacing w:before="60" w:line="240" w:lineRule="auto"/>
            <w:ind w:left="72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4p4nu65xznw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Tabla de acciones semánticas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_4p4nu65xznw9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13100.816008199858"/>
            </w:tabs>
            <w:spacing w:before="60" w:line="240" w:lineRule="auto"/>
            <w:ind w:left="36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s7wacth1kbs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Acciones semánticas implementadas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_s7wacth1kbsq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13100.816008199858"/>
            </w:tabs>
            <w:spacing w:before="200" w:line="240" w:lineRule="auto"/>
            <w:ind w:left="0" w:firstLine="0"/>
            <w:rPr>
              <w:rFonts w:ascii="Calibri" w:cs="Calibri" w:eastAsia="Calibri" w:hAnsi="Calibri"/>
              <w:b w:val="1"/>
              <w:bCs w:val="1"/>
              <w:i w:val="0"/>
              <w:iCs w:val="0"/>
              <w:smallCaps w:val="0"/>
              <w:strike w:val="0"/>
              <w:color w:val="000000"/>
              <w:sz w:val="24"/>
              <w:szCs w:val="24"/>
              <w:u w:val="none"/>
              <w:shd w:fill="auto" w:val="clear"/>
              <w:vertAlign w:val="baseline"/>
            </w:rPr>
          </w:pPr>
          <w:hyperlink w:anchor="_80rlka6pry5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Analizador Sinctactico</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_80rlka6pry5k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13100.816008199858"/>
            </w:tabs>
            <w:spacing w:before="60" w:line="240" w:lineRule="auto"/>
            <w:ind w:left="36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b546mfqk99z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Consignas Generales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_b546mfqk99z7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13100.816008199858"/>
            </w:tabs>
            <w:spacing w:before="60" w:line="240" w:lineRule="auto"/>
            <w:ind w:left="36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3rdcrj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del proceso de desarrollo</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13100.816008199858"/>
            </w:tabs>
            <w:spacing w:before="60" w:line="240" w:lineRule="auto"/>
            <w:ind w:left="720" w:firstLine="0"/>
            <w:rPr>
              <w:rFonts w:ascii="Calibri" w:cs="Calibri" w:eastAsia="Calibri" w:hAnsi="Calibri"/>
              <w:b w:val="0"/>
              <w:bCs w:val="0"/>
              <w:i w:val="0"/>
              <w:iCs w:val="0"/>
              <w:smallCaps w:val="0"/>
              <w:strike w:val="0"/>
              <w:color w:val="000000"/>
              <w:sz w:val="24"/>
              <w:szCs w:val="24"/>
              <w:u w:val="none"/>
              <w:shd w:fill="auto" w:val="clear"/>
              <w:vertAlign w:val="baseline"/>
            </w:rPr>
          </w:pPr>
          <w:hyperlink w:anchor="_fz9on4ejzfn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Problemas surgidos y soluciones adoptadas en el proceso</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_fz9on4ejzfno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13100.816008199858"/>
            </w:tabs>
            <w:spacing w:after="80" w:before="200" w:line="240" w:lineRule="auto"/>
            <w:ind w:left="0" w:firstLine="0"/>
            <w:rPr>
              <w:rFonts w:ascii="Calibri" w:cs="Calibri" w:eastAsia="Calibri" w:hAnsi="Calibri"/>
              <w:b w:val="1"/>
              <w:bCs w:val="1"/>
              <w:i w:val="0"/>
              <w:iCs w:val="0"/>
              <w:smallCaps w:val="0"/>
              <w:strike w:val="0"/>
              <w:color w:val="000000"/>
              <w:sz w:val="24"/>
              <w:szCs w:val="24"/>
              <w:u w:val="none"/>
              <w:shd w:fill="auto" w:val="clear"/>
              <w:vertAlign w:val="baseline"/>
            </w:rPr>
          </w:pPr>
          <w:hyperlink w:anchor="_tibsi137onw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Conclusiones</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_tibsi137onw3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8khg8nxl9zj" w:id="2"/>
      <w:bookmarkEnd w:id="2"/>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ryrxf3ti0fna" w:id="3"/>
      <w:bookmarkEnd w:id="3"/>
      <w:r w:rsidDel="00000000" w:rsidR="00000000" w:rsidRPr="00000000">
        <w:rPr>
          <w:rtl w:val="0"/>
        </w:rPr>
        <w:t xml:space="preserve">Introducción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widowControl w:val="0"/>
        <w:tabs>
          <w:tab w:val="left" w:leader="none" w:pos="0"/>
        </w:tabs>
        <w:rPr>
          <w:rFonts w:ascii="Calibri" w:cs="Calibri" w:eastAsia="Calibri" w:hAnsi="Calibri"/>
          <w:sz w:val="24.079999923706055"/>
          <w:szCs w:val="24.079999923706055"/>
        </w:rPr>
      </w:pPr>
      <w:r w:rsidDel="00000000" w:rsidR="00000000" w:rsidRPr="00000000">
        <w:rPr>
          <w:rtl w:val="0"/>
        </w:rPr>
        <w:t xml:space="preserve">En este trabajo se desarrolla la parte léxica y sintáctica (con sus respectivos </w:t>
      </w:r>
      <w:r w:rsidDel="00000000" w:rsidR="00000000" w:rsidRPr="00000000">
        <w:rPr>
          <w:rtl w:val="0"/>
        </w:rPr>
        <w:t xml:space="preserve">analizadores</w:t>
      </w:r>
      <w:r w:rsidDel="00000000" w:rsidR="00000000" w:rsidRPr="00000000">
        <w:rPr>
          <w:rtl w:val="0"/>
        </w:rPr>
        <w:t xml:space="preserve">) de un compilador basados en características especiales del lenguaje a reconocer, el cual fue otorgado por la cátedra Diseño de Compiladores I.</w:t>
        <w:br w:type="textWrapping"/>
        <w:t xml:space="preserve">En este informe se contemplan todas las consignas asignadas con la intención poder lograr el desempeño esperado por los profesores, teniendo en cuenta todas las aclaraciones, y tratando de aplicar lo mejor posible las técnicas desarrolladas durante el curso, así como también el uso de herramientas como “yacc” para generar el parser, realizando la comunicación entre el analizador léxico y el mismo.</w:t>
      </w:r>
      <w:r w:rsidDel="00000000" w:rsidR="00000000" w:rsidRPr="00000000">
        <w:rPr>
          <w:rtl w:val="0"/>
        </w:rPr>
      </w:r>
    </w:p>
    <w:p w:rsidR="00000000" w:rsidDel="00000000" w:rsidP="00000000" w:rsidRDefault="00000000" w:rsidRPr="00000000" w14:paraId="0000002F">
      <w:pPr>
        <w:pStyle w:val="Heading4"/>
        <w:widowControl w:val="0"/>
        <w:spacing w:before="0" w:line="240" w:lineRule="auto"/>
        <w:ind w:left="0.2687835693359375" w:right="0" w:firstLine="0"/>
        <w:jc w:val="both"/>
        <w:rPr>
          <w:rFonts w:ascii="Calibri" w:cs="Calibri" w:eastAsia="Calibri" w:hAnsi="Calibri"/>
          <w:u w:val="single"/>
        </w:rPr>
      </w:pPr>
      <w:bookmarkStart w:colFirst="0" w:colLast="0" w:name="_2zaulijay2lw" w:id="4"/>
      <w:bookmarkEnd w:id="4"/>
      <w:r w:rsidDel="00000000" w:rsidR="00000000" w:rsidRPr="00000000">
        <w:rPr>
          <w:rtl w:val="0"/>
        </w:rPr>
      </w:r>
    </w:p>
    <w:p w:rsidR="00000000" w:rsidDel="00000000" w:rsidP="00000000" w:rsidRDefault="00000000" w:rsidRPr="00000000" w14:paraId="00000030">
      <w:pPr>
        <w:pStyle w:val="Heading1"/>
        <w:widowControl w:val="0"/>
        <w:spacing w:line="240" w:lineRule="auto"/>
        <w:ind w:left="0.2687835693359375" w:firstLine="0"/>
        <w:rPr>
          <w:rFonts w:ascii="Calibri" w:cs="Calibri" w:eastAsia="Calibri" w:hAnsi="Calibri"/>
          <w:b w:val="1"/>
          <w:bCs w:val="1"/>
          <w:sz w:val="24"/>
          <w:szCs w:val="24"/>
        </w:rPr>
      </w:pPr>
      <w:bookmarkStart w:colFirst="0" w:colLast="0" w:name="_usf0a7qbf6gw" w:id="5"/>
      <w:bookmarkEnd w:id="5"/>
      <w:r w:rsidDel="00000000" w:rsidR="00000000" w:rsidRPr="00000000">
        <w:rPr>
          <w:rtl w:val="0"/>
        </w:rPr>
        <w:t xml:space="preserve">Temas Particulares Asignados</w:t>
      </w:r>
      <w:r w:rsidDel="00000000" w:rsidR="00000000" w:rsidRPr="00000000">
        <w:rPr>
          <w:rtl w:val="0"/>
        </w:rPr>
      </w:r>
    </w:p>
    <w:p w:rsidR="00000000" w:rsidDel="00000000" w:rsidP="00000000" w:rsidRDefault="00000000" w:rsidRPr="00000000" w14:paraId="00000031">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Enteros largos sin signo: </w:t>
      </w:r>
      <w:r w:rsidDel="00000000" w:rsidR="00000000" w:rsidRPr="00000000">
        <w:rPr>
          <w:rFonts w:ascii="Calibri" w:cs="Calibri" w:eastAsia="Calibri" w:hAnsi="Calibri"/>
          <w:sz w:val="24"/>
          <w:szCs w:val="24"/>
          <w:rtl w:val="0"/>
        </w:rPr>
        <w:t xml:space="preserve">Constantes enteras con valores entre 0 y 2</w:t>
      </w:r>
      <w:r w:rsidDel="00000000" w:rsidR="00000000" w:rsidRPr="00000000">
        <w:rPr>
          <w:rFonts w:ascii="Calibri" w:cs="Calibri" w:eastAsia="Calibri" w:hAnsi="Calibri"/>
          <w:sz w:val="24"/>
          <w:szCs w:val="24"/>
          <w:vertAlign w:val="superscript"/>
          <w:rtl w:val="0"/>
        </w:rPr>
        <w:t xml:space="preserve">32</w:t>
      </w:r>
      <w:r w:rsidDel="00000000" w:rsidR="00000000" w:rsidRPr="00000000">
        <w:rPr>
          <w:rFonts w:ascii="Calibri" w:cs="Calibri" w:eastAsia="Calibri" w:hAnsi="Calibri"/>
          <w:sz w:val="24"/>
          <w:szCs w:val="24"/>
          <w:rtl w:val="0"/>
        </w:rPr>
        <w:t xml:space="preserve">– 1.  Además, se debe incorporar a la lista de palabras reservadas la palabra </w:t>
      </w:r>
      <w:r w:rsidDel="00000000" w:rsidR="00000000" w:rsidRPr="00000000">
        <w:rPr>
          <w:rFonts w:ascii="Calibri" w:cs="Calibri" w:eastAsia="Calibri" w:hAnsi="Calibri"/>
          <w:b w:val="1"/>
          <w:bCs w:val="1"/>
          <w:sz w:val="24"/>
          <w:szCs w:val="24"/>
          <w:rtl w:val="0"/>
        </w:rPr>
        <w:t xml:space="preserve">ULONG</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2">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Dobles: </w:t>
      </w:r>
      <w:r w:rsidDel="00000000" w:rsidR="00000000" w:rsidRPr="00000000">
        <w:rPr>
          <w:rFonts w:ascii="Calibri" w:cs="Calibri" w:eastAsia="Calibri" w:hAnsi="Calibri"/>
          <w:sz w:val="24"/>
          <w:szCs w:val="24"/>
          <w:rtl w:val="0"/>
        </w:rPr>
        <w:t xml:space="preserve">Números reales con signo y parte exponencial. El exponente comienza con la letra E (mayúscula) y el signo es opcional. La ausencia de signo, implica un exponente positivo. La parte exponencial puede estar ausente.  </w:t>
      </w:r>
    </w:p>
    <w:p w:rsidR="00000000" w:rsidDel="00000000" w:rsidP="00000000" w:rsidRDefault="00000000" w:rsidRPr="00000000" w14:paraId="00000033">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estar ausente la parte entera, o la parte decimal, pero no ambas. El „.‟ es  obligatorio.  </w:t>
      </w:r>
    </w:p>
    <w:p w:rsidR="00000000" w:rsidDel="00000000" w:rsidP="00000000" w:rsidRDefault="00000000" w:rsidRPr="00000000" w14:paraId="00000034">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debe incorporar a la lista de palabras reservadas la palabra </w:t>
      </w:r>
      <w:r w:rsidDel="00000000" w:rsidR="00000000" w:rsidRPr="00000000">
        <w:rPr>
          <w:rFonts w:ascii="Calibri" w:cs="Calibri" w:eastAsia="Calibri" w:hAnsi="Calibri"/>
          <w:b w:val="1"/>
          <w:bCs w:val="1"/>
          <w:sz w:val="24"/>
          <w:szCs w:val="24"/>
          <w:rtl w:val="0"/>
        </w:rPr>
        <w:t xml:space="preserve">DOUBLE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5">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w:t>
      </w:r>
      <w:r w:rsidDel="00000000" w:rsidR="00000000" w:rsidRPr="00000000">
        <w:rPr>
          <w:rFonts w:ascii="Calibri" w:cs="Calibri" w:eastAsia="Calibri" w:hAnsi="Calibri"/>
          <w:sz w:val="24"/>
          <w:szCs w:val="24"/>
          <w:rtl w:val="0"/>
        </w:rPr>
        <w:t xml:space="preserve"> Incorporar a la lista de palabras reservadas las palabras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y </w:t>
      </w:r>
      <w:r w:rsidDel="00000000" w:rsidR="00000000" w:rsidRPr="00000000">
        <w:rPr>
          <w:rFonts w:ascii="Calibri" w:cs="Calibri" w:eastAsia="Calibri" w:hAnsi="Calibri"/>
          <w:b w:val="1"/>
          <w:bCs w:val="1"/>
          <w:sz w:val="24"/>
          <w:szCs w:val="24"/>
          <w:rtl w:val="0"/>
        </w:rPr>
        <w:t xml:space="preserve">UNTIL</w:t>
      </w:r>
      <w:r w:rsidDel="00000000" w:rsidR="00000000" w:rsidRPr="00000000">
        <w:rPr>
          <w:rFonts w:ascii="Calibri" w:cs="Calibri" w:eastAsia="Calibri" w:hAnsi="Calibri"/>
          <w:sz w:val="24"/>
          <w:szCs w:val="24"/>
          <w:rtl w:val="0"/>
        </w:rPr>
        <w:t xml:space="preserve"> y su sentencia de control en el analizador en la </w:t>
      </w:r>
      <w:r w:rsidDel="00000000" w:rsidR="00000000" w:rsidRPr="00000000">
        <w:rPr>
          <w:rtl w:val="0"/>
        </w:rPr>
        <w:t xml:space="preserve">gramática</w:t>
      </w:r>
      <w:r w:rsidDel="00000000" w:rsidR="00000000" w:rsidRPr="00000000">
        <w:rPr>
          <w:rFonts w:ascii="Calibri" w:cs="Calibri" w:eastAsia="Calibri" w:hAnsi="Calibri"/>
          <w:sz w:val="24"/>
          <w:szCs w:val="24"/>
          <w:rtl w:val="0"/>
        </w:rPr>
        <w:t xml:space="preserve"> correspondiente: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&lt;</w:t>
      </w:r>
      <w:r w:rsidDel="00000000" w:rsidR="00000000" w:rsidRPr="00000000">
        <w:rPr>
          <w:rFonts w:ascii="Calibri" w:cs="Calibri" w:eastAsia="Calibri" w:hAnsi="Calibri"/>
          <w:sz w:val="24"/>
          <w:szCs w:val="24"/>
          <w:rtl w:val="0"/>
        </w:rPr>
        <w:t xml:space="preserve">bloque_de_sentencias</w:t>
      </w:r>
      <w:r w:rsidDel="00000000" w:rsidR="00000000" w:rsidRPr="00000000">
        <w:rPr>
          <w:rFonts w:ascii="Calibri" w:cs="Calibri" w:eastAsia="Calibri" w:hAnsi="Calibri"/>
          <w:sz w:val="24"/>
          <w:szCs w:val="24"/>
          <w:rtl w:val="0"/>
        </w:rPr>
        <w:t xml:space="preserve">&gt; </w:t>
      </w:r>
      <w:r w:rsidDel="00000000" w:rsidR="00000000" w:rsidRPr="00000000">
        <w:rPr>
          <w:rFonts w:ascii="Calibri" w:cs="Calibri" w:eastAsia="Calibri" w:hAnsi="Calibri"/>
          <w:b w:val="1"/>
          <w:bCs w:val="1"/>
          <w:sz w:val="24"/>
          <w:szCs w:val="24"/>
          <w:rtl w:val="0"/>
        </w:rPr>
        <w:t xml:space="preserve">UNTIL </w:t>
      </w:r>
      <w:r w:rsidDel="00000000" w:rsidR="00000000" w:rsidRPr="00000000">
        <w:rPr>
          <w:rFonts w:ascii="Calibri" w:cs="Calibri" w:eastAsia="Calibri" w:hAnsi="Calibri"/>
          <w:sz w:val="24"/>
          <w:szCs w:val="24"/>
          <w:rtl w:val="0"/>
        </w:rPr>
        <w:t xml:space="preserve">( &lt;</w:t>
      </w:r>
      <w:r w:rsidDel="00000000" w:rsidR="00000000" w:rsidRPr="00000000">
        <w:rPr>
          <w:rFonts w:ascii="Calibri" w:cs="Calibri" w:eastAsia="Calibri" w:hAnsi="Calibri"/>
          <w:sz w:val="24"/>
          <w:szCs w:val="24"/>
          <w:rtl w:val="0"/>
        </w:rPr>
        <w:t xml:space="preserve">condicion</w:t>
      </w:r>
      <w:r w:rsidDel="00000000" w:rsidR="00000000" w:rsidRPr="00000000">
        <w:rPr>
          <w:rFonts w:ascii="Calibri" w:cs="Calibri" w:eastAsia="Calibri" w:hAnsi="Calibri"/>
          <w:sz w:val="24"/>
          <w:szCs w:val="24"/>
          <w:rtl w:val="0"/>
        </w:rPr>
        <w:t xml:space="preserve">&gt; )</w:t>
      </w:r>
      <w:r w:rsidDel="00000000" w:rsidR="00000000" w:rsidRPr="00000000">
        <w:rPr>
          <w:rtl w:val="0"/>
        </w:rPr>
      </w:r>
    </w:p>
    <w:p w:rsidR="00000000" w:rsidDel="00000000" w:rsidP="00000000" w:rsidRDefault="00000000" w:rsidRPr="00000000" w14:paraId="00000036">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El bloque se sentencias debe tener la posibilidad de contener una sentencia BREAK, que consistirá en la palabra reservada BREAK seguida de‟;‟ </w:t>
      </w:r>
    </w:p>
    <w:p w:rsidR="00000000" w:rsidDel="00000000" w:rsidP="00000000" w:rsidRDefault="00000000" w:rsidRPr="00000000" w14:paraId="00000037">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w:t>
      </w:r>
      <w:r w:rsidDel="00000000" w:rsidR="00000000" w:rsidRPr="00000000">
        <w:rPr>
          <w:rFonts w:ascii="Calibri" w:cs="Calibri" w:eastAsia="Calibri" w:hAnsi="Calibri"/>
          <w:sz w:val="24"/>
          <w:szCs w:val="24"/>
          <w:rtl w:val="0"/>
        </w:rPr>
        <w:t xml:space="preserve"> A definir en Trabajos Prácticos 2/3. </w:t>
      </w:r>
    </w:p>
    <w:p w:rsidR="00000000" w:rsidDel="00000000" w:rsidP="00000000" w:rsidRDefault="00000000" w:rsidRPr="00000000" w14:paraId="00000038">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Comentarios de 1 línea: </w:t>
      </w:r>
      <w:r w:rsidDel="00000000" w:rsidR="00000000" w:rsidRPr="00000000">
        <w:rPr>
          <w:rFonts w:ascii="Calibri" w:cs="Calibri" w:eastAsia="Calibri" w:hAnsi="Calibri"/>
          <w:sz w:val="24"/>
          <w:szCs w:val="24"/>
          <w:rtl w:val="0"/>
        </w:rPr>
        <w:t xml:space="preserve">Comentarios que comiencen con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y terminen con el fin de línea. </w:t>
      </w:r>
    </w:p>
    <w:p w:rsidR="00000000" w:rsidDel="00000000" w:rsidP="00000000" w:rsidRDefault="00000000" w:rsidRPr="00000000" w14:paraId="00000039">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Cadenas multilínea: </w:t>
      </w:r>
      <w:r w:rsidDel="00000000" w:rsidR="00000000" w:rsidRPr="00000000">
        <w:rPr>
          <w:rFonts w:ascii="Calibri" w:cs="Calibri" w:eastAsia="Calibri" w:hAnsi="Calibri"/>
          <w:sz w:val="24"/>
          <w:szCs w:val="24"/>
          <w:rtl w:val="0"/>
        </w:rPr>
        <w:t xml:space="preserve">Cadenas de caracteres que comiencen y terminen con “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 Estas cadenas  pueden ocupar más de una línea, y en dicho caso, al final de cada línea, excepto la última, y al  comienzo de cada línea de continuación debe aparecer un signo “ + ”. (En la Tabla de símbolos se  guardará la cadena sin los signos „+‟, y sin los saltos de línea. </w:t>
      </w:r>
      <w:r w:rsidDel="00000000" w:rsidR="00000000" w:rsidRPr="00000000">
        <w:rPr>
          <w:rtl w:val="0"/>
        </w:rPr>
      </w:r>
    </w:p>
    <w:p w:rsidR="00000000" w:rsidDel="00000000" w:rsidP="00000000" w:rsidRDefault="00000000" w:rsidRPr="00000000" w14:paraId="0000003A">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22. Contratos en Declaraciones de Funciones, y  TRY CATCH: </w:t>
      </w:r>
      <w:r w:rsidDel="00000000" w:rsidR="00000000" w:rsidRPr="00000000">
        <w:rPr>
          <w:rFonts w:ascii="Calibri" w:cs="Calibri" w:eastAsia="Calibri" w:hAnsi="Calibri"/>
          <w:sz w:val="24"/>
          <w:szCs w:val="24"/>
          <w:rtl w:val="0"/>
        </w:rPr>
        <w:t xml:space="preserve"> En la declaración de funciones, en cualquier lugar dentro de las sentencias ejecutables de la función, se  podrá incluir un contrato con la siguiente estructura:  </w:t>
      </w:r>
      <w:r w:rsidDel="00000000" w:rsidR="00000000" w:rsidRPr="00000000">
        <w:rPr>
          <w:rFonts w:ascii="Calibri" w:cs="Calibri" w:eastAsia="Calibri" w:hAnsi="Calibri"/>
          <w:b w:val="1"/>
          <w:bCs w:val="1"/>
          <w:sz w:val="24"/>
          <w:szCs w:val="24"/>
          <w:rtl w:val="0"/>
        </w:rPr>
        <w:t xml:space="preserve">CONTRACT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(&lt;condición &gt;); </w:t>
      </w:r>
    </w:p>
    <w:p w:rsidR="00000000" w:rsidDel="00000000" w:rsidP="00000000" w:rsidRDefault="00000000" w:rsidRPr="00000000" w14:paraId="0000003B">
      <w:pPr>
        <w:widowControl w:val="0"/>
        <w:spacing w:before="56.8" w:line="324.00000000000006" w:lineRule="auto"/>
        <w:ind w:left="141.73228346456688" w:right="197.36220472441062"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TRY CATCH debe formar parte de las sentencias ejecutables </w:t>
      </w:r>
      <w:r w:rsidDel="00000000" w:rsidR="00000000" w:rsidRPr="00000000">
        <w:rPr>
          <w:rFonts w:ascii="Calibri" w:cs="Calibri" w:eastAsia="Calibri" w:hAnsi="Calibri"/>
          <w:sz w:val="24"/>
          <w:szCs w:val="24"/>
          <w:rtl w:val="0"/>
        </w:rPr>
        <w:t xml:space="preserve">con </w:t>
      </w:r>
      <w:r w:rsidDel="00000000" w:rsidR="00000000" w:rsidRPr="00000000">
        <w:rPr>
          <w:rFonts w:ascii="Calibri" w:cs="Calibri" w:eastAsia="Calibri" w:hAnsi="Calibri"/>
          <w:sz w:val="24"/>
          <w:szCs w:val="24"/>
          <w:rtl w:val="0"/>
        </w:rPr>
        <w:t xml:space="preserve">la siguiente estructura, y sin permitir anidamientos: </w:t>
      </w:r>
    </w:p>
    <w:p w:rsidR="00000000" w:rsidDel="00000000" w:rsidP="00000000" w:rsidRDefault="00000000" w:rsidRPr="00000000" w14:paraId="0000003C">
      <w:pPr>
        <w:widowControl w:val="0"/>
        <w:spacing w:before="56.8" w:line="324.00000000000006" w:lineRule="auto"/>
        <w:ind w:left="1581.7322834645668" w:right="197.36220472441062" w:firstLine="578.2677165354332"/>
        <w:jc w:val="left"/>
        <w:rPr>
          <w:sz w:val="22"/>
          <w:szCs w:val="22"/>
        </w:rPr>
      </w:pPr>
      <w:r w:rsidDel="00000000" w:rsidR="00000000" w:rsidRPr="00000000">
        <w:rPr>
          <w:sz w:val="22"/>
          <w:szCs w:val="22"/>
          <w:rtl w:val="0"/>
        </w:rPr>
        <w:t xml:space="preserve">TRY </w:t>
      </w:r>
    </w:p>
    <w:p w:rsidR="00000000" w:rsidDel="00000000" w:rsidP="00000000" w:rsidRDefault="00000000" w:rsidRPr="00000000" w14:paraId="0000003D">
      <w:pPr>
        <w:widowControl w:val="0"/>
        <w:spacing w:before="56.8" w:line="324.00000000000006" w:lineRule="auto"/>
        <w:ind w:left="2301.732283464567" w:right="197.36220472441062" w:firstLine="578.2677165354332"/>
        <w:jc w:val="left"/>
        <w:rPr>
          <w:sz w:val="22"/>
          <w:szCs w:val="22"/>
        </w:rPr>
      </w:pPr>
      <w:r w:rsidDel="00000000" w:rsidR="00000000" w:rsidRPr="00000000">
        <w:rPr>
          <w:sz w:val="22"/>
          <w:szCs w:val="22"/>
          <w:rtl w:val="0"/>
        </w:rPr>
        <w:t xml:space="preserve">&lt;</w:t>
      </w:r>
      <w:r w:rsidDel="00000000" w:rsidR="00000000" w:rsidRPr="00000000">
        <w:rPr>
          <w:sz w:val="22"/>
          <w:szCs w:val="22"/>
          <w:rtl w:val="0"/>
        </w:rPr>
        <w:t xml:space="preserve">sentencia_ejecutable</w:t>
      </w:r>
      <w:r w:rsidDel="00000000" w:rsidR="00000000" w:rsidRPr="00000000">
        <w:rPr>
          <w:sz w:val="22"/>
          <w:szCs w:val="22"/>
          <w:rtl w:val="0"/>
        </w:rPr>
        <w:t xml:space="preserve">&gt; </w:t>
      </w:r>
    </w:p>
    <w:p w:rsidR="00000000" w:rsidDel="00000000" w:rsidP="00000000" w:rsidRDefault="00000000" w:rsidRPr="00000000" w14:paraId="0000003E">
      <w:pPr>
        <w:widowControl w:val="0"/>
        <w:spacing w:before="56.8" w:line="324.00000000000006" w:lineRule="auto"/>
        <w:ind w:left="1581.7322834645668" w:right="197.36220472441062" w:firstLine="578.2677165354332"/>
        <w:jc w:val="left"/>
        <w:rPr>
          <w:sz w:val="22"/>
          <w:szCs w:val="22"/>
        </w:rPr>
      </w:pPr>
      <w:r w:rsidDel="00000000" w:rsidR="00000000" w:rsidRPr="00000000">
        <w:rPr>
          <w:sz w:val="22"/>
          <w:szCs w:val="22"/>
          <w:rtl w:val="0"/>
        </w:rPr>
        <w:t xml:space="preserve">CATCH  </w:t>
      </w:r>
    </w:p>
    <w:p w:rsidR="00000000" w:rsidDel="00000000" w:rsidP="00000000" w:rsidRDefault="00000000" w:rsidRPr="00000000" w14:paraId="0000003F">
      <w:pPr>
        <w:widowControl w:val="0"/>
        <w:spacing w:before="56.8" w:line="324.00000000000006" w:lineRule="auto"/>
        <w:ind w:left="1581.7322834645668" w:right="197.36220472441062" w:firstLine="578.2677165354332"/>
        <w:jc w:val="left"/>
        <w:rPr>
          <w:sz w:val="22"/>
          <w:szCs w:val="22"/>
        </w:rPr>
      </w:pPr>
      <w:r w:rsidDel="00000000" w:rsidR="00000000" w:rsidRPr="00000000">
        <w:rPr>
          <w:sz w:val="22"/>
          <w:szCs w:val="22"/>
          <w:rtl w:val="0"/>
        </w:rPr>
        <w:t xml:space="preserve">BEGIN </w:t>
      </w:r>
    </w:p>
    <w:p w:rsidR="00000000" w:rsidDel="00000000" w:rsidP="00000000" w:rsidRDefault="00000000" w:rsidRPr="00000000" w14:paraId="00000040">
      <w:pPr>
        <w:widowControl w:val="0"/>
        <w:spacing w:before="56.8" w:line="324.00000000000006" w:lineRule="auto"/>
        <w:ind w:left="2301.732283464567" w:right="197.36220472441062" w:firstLine="578.2677165354332"/>
        <w:jc w:val="left"/>
        <w:rPr>
          <w:sz w:val="22"/>
          <w:szCs w:val="22"/>
        </w:rPr>
      </w:pPr>
      <w:r w:rsidDel="00000000" w:rsidR="00000000" w:rsidRPr="00000000">
        <w:rPr>
          <w:sz w:val="22"/>
          <w:szCs w:val="22"/>
          <w:rtl w:val="0"/>
        </w:rPr>
        <w:t xml:space="preserve">&lt;bloque de </w:t>
      </w:r>
      <w:r w:rsidDel="00000000" w:rsidR="00000000" w:rsidRPr="00000000">
        <w:rPr>
          <w:sz w:val="22"/>
          <w:szCs w:val="22"/>
          <w:rtl w:val="0"/>
        </w:rPr>
        <w:t xml:space="preserve">sentencias_ejecutables</w:t>
      </w:r>
      <w:r w:rsidDel="00000000" w:rsidR="00000000" w:rsidRPr="00000000">
        <w:rPr>
          <w:sz w:val="22"/>
          <w:szCs w:val="22"/>
          <w:rtl w:val="0"/>
        </w:rPr>
        <w:t xml:space="preserve">&gt; </w:t>
      </w:r>
    </w:p>
    <w:p w:rsidR="00000000" w:rsidDel="00000000" w:rsidP="00000000" w:rsidRDefault="00000000" w:rsidRPr="00000000" w14:paraId="00000041">
      <w:pPr>
        <w:widowControl w:val="0"/>
        <w:spacing w:before="56.8" w:line="324.00000000000006" w:lineRule="auto"/>
        <w:ind w:left="1581.7322834645668" w:right="197.36220472441062" w:firstLine="578.2677165354332"/>
        <w:jc w:val="left"/>
        <w:rPr>
          <w:rFonts w:ascii="Calibri" w:cs="Calibri" w:eastAsia="Calibri" w:hAnsi="Calibri"/>
          <w:b w:val="1"/>
          <w:bCs w:val="1"/>
          <w:sz w:val="24"/>
          <w:szCs w:val="24"/>
        </w:rPr>
      </w:pPr>
      <w:r w:rsidDel="00000000" w:rsidR="00000000" w:rsidRPr="00000000">
        <w:rPr>
          <w:sz w:val="22"/>
          <w:szCs w:val="22"/>
          <w:rtl w:val="0"/>
        </w:rPr>
        <w:t xml:space="preserve">END</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42">
      <w:pPr>
        <w:widowControl w:val="0"/>
        <w:spacing w:before="56.8" w:line="324.00000000000006" w:lineRule="auto"/>
        <w:ind w:left="141.73228346456688" w:right="197.36220472441062" w:firstLine="0"/>
        <w:jc w:val="left"/>
        <w:rPr>
          <w:rFonts w:ascii="Calibri" w:cs="Calibri" w:eastAsia="Calibri" w:hAnsi="Calibri"/>
          <w:b w:val="1"/>
          <w:bCs w:val="1"/>
          <w:i w:val="1"/>
          <w:iCs w:val="1"/>
          <w:sz w:val="24"/>
          <w:szCs w:val="24"/>
        </w:rPr>
      </w:pPr>
      <w:r w:rsidDel="00000000" w:rsidR="00000000" w:rsidRPr="00000000">
        <w:rPr>
          <w:rFonts w:ascii="Calibri" w:cs="Calibri" w:eastAsia="Calibri" w:hAnsi="Calibri"/>
          <w:sz w:val="24"/>
          <w:szCs w:val="24"/>
          <w:rtl w:val="0"/>
        </w:rPr>
        <w:t xml:space="preserve">Debiendo incorporar al </w:t>
      </w:r>
      <w:r w:rsidDel="00000000" w:rsidR="00000000" w:rsidRPr="00000000">
        <w:rPr>
          <w:rtl w:val="0"/>
        </w:rPr>
        <w:t xml:space="preserve">a</w:t>
      </w:r>
      <w:r w:rsidDel="00000000" w:rsidR="00000000" w:rsidRPr="00000000">
        <w:rPr>
          <w:rFonts w:ascii="Calibri" w:cs="Calibri" w:eastAsia="Calibri" w:hAnsi="Calibri"/>
          <w:sz w:val="24"/>
          <w:szCs w:val="24"/>
          <w:rtl w:val="0"/>
        </w:rPr>
        <w:t xml:space="preserve">nálisis </w:t>
      </w:r>
      <w:r w:rsidDel="00000000" w:rsidR="00000000" w:rsidRPr="00000000">
        <w:rPr>
          <w:rtl w:val="0"/>
        </w:rPr>
        <w:t xml:space="preserve">l</w:t>
      </w:r>
      <w:r w:rsidDel="00000000" w:rsidR="00000000" w:rsidRPr="00000000">
        <w:rPr>
          <w:rFonts w:ascii="Calibri" w:cs="Calibri" w:eastAsia="Calibri" w:hAnsi="Calibri"/>
          <w:sz w:val="24"/>
          <w:szCs w:val="24"/>
          <w:rtl w:val="0"/>
        </w:rPr>
        <w:t xml:space="preserve">éxico el reconocimiento de las palabras reservadas </w:t>
      </w:r>
      <w:r w:rsidDel="00000000" w:rsidR="00000000" w:rsidRPr="00000000">
        <w:rPr>
          <w:rFonts w:ascii="Calibri" w:cs="Calibri" w:eastAsia="Calibri" w:hAnsi="Calibri"/>
          <w:b w:val="1"/>
          <w:bCs w:val="1"/>
          <w:sz w:val="24"/>
          <w:szCs w:val="24"/>
          <w:rtl w:val="0"/>
        </w:rPr>
        <w:t xml:space="preserve">CONTRACT, TRY </w:t>
      </w:r>
      <w:r w:rsidDel="00000000" w:rsidR="00000000" w:rsidRPr="00000000">
        <w:rPr>
          <w:rFonts w:ascii="Calibri" w:cs="Calibri" w:eastAsia="Calibri" w:hAnsi="Calibri"/>
          <w:sz w:val="24"/>
          <w:szCs w:val="24"/>
          <w:rtl w:val="0"/>
        </w:rPr>
        <w:t xml:space="preserve">y </w:t>
      </w:r>
      <w:r w:rsidDel="00000000" w:rsidR="00000000" w:rsidRPr="00000000">
        <w:rPr>
          <w:rFonts w:ascii="Calibri" w:cs="Calibri" w:eastAsia="Calibri" w:hAnsi="Calibri"/>
          <w:b w:val="1"/>
          <w:bCs w:val="1"/>
          <w:sz w:val="24"/>
          <w:szCs w:val="24"/>
          <w:rtl w:val="0"/>
        </w:rPr>
        <w:t xml:space="preserve">CATCH </w:t>
      </w:r>
      <w:r w:rsidDel="00000000" w:rsidR="00000000" w:rsidRPr="00000000">
        <w:rPr>
          <w:rFonts w:ascii="Calibri" w:cs="Calibri" w:eastAsia="Calibri" w:hAnsi="Calibri"/>
          <w:sz w:val="24"/>
          <w:szCs w:val="24"/>
          <w:rtl w:val="0"/>
        </w:rPr>
        <w:t xml:space="preserve">y el símbolo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43">
      <w:pPr>
        <w:widowControl w:val="0"/>
        <w:spacing w:before="56.8" w:line="324.00000000000006" w:lineRule="auto"/>
        <w:ind w:left="141.73228346456688" w:right="197.36220472441062"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25. Asignación de funciones a variables con inferencia de tipos como </w:t>
      </w:r>
      <w:r w:rsidDel="00000000" w:rsidR="00000000" w:rsidRPr="00000000">
        <w:rPr>
          <w:rFonts w:ascii="Calibri" w:cs="Calibri" w:eastAsia="Calibri" w:hAnsi="Calibri"/>
          <w:b w:val="1"/>
          <w:bCs w:val="1"/>
          <w:i w:val="1"/>
          <w:iCs w:val="1"/>
          <w:sz w:val="24"/>
          <w:szCs w:val="24"/>
          <w:rtl w:val="0"/>
        </w:rPr>
        <w:t xml:space="preserve">sentencia declarativa: </w:t>
      </w:r>
      <w:r w:rsidDel="00000000" w:rsidR="00000000" w:rsidRPr="00000000">
        <w:rPr>
          <w:rFonts w:ascii="Calibri" w:cs="Calibri" w:eastAsia="Calibri" w:hAnsi="Calibri"/>
          <w:sz w:val="24"/>
          <w:szCs w:val="24"/>
          <w:rtl w:val="0"/>
        </w:rPr>
        <w:t xml:space="preserve">Incorporar la declaración de variables de tipo FUNC, con la siguiente estructura: FUNC &lt;</w:t>
      </w:r>
      <w:r w:rsidDel="00000000" w:rsidR="00000000" w:rsidRPr="00000000">
        <w:rPr>
          <w:rFonts w:ascii="Calibri" w:cs="Calibri" w:eastAsia="Calibri" w:hAnsi="Calibri"/>
          <w:sz w:val="24"/>
          <w:szCs w:val="24"/>
          <w:rtl w:val="0"/>
        </w:rPr>
        <w:t xml:space="preserve">lista_de_variables</w:t>
      </w:r>
      <w:r w:rsidDel="00000000" w:rsidR="00000000" w:rsidRPr="00000000">
        <w:rPr>
          <w:rFonts w:ascii="Calibri" w:cs="Calibri" w:eastAsia="Calibri" w:hAnsi="Calibri"/>
          <w:sz w:val="24"/>
          <w:szCs w:val="24"/>
          <w:rtl w:val="0"/>
        </w:rPr>
        <w:t xml:space="preserve">&gt; . Sin cambios en las sentencias ejecutables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981384277344" w:right="0" w:firstLine="0"/>
        <w:jc w:val="left"/>
        <w:rPr>
          <w:shd w:fill="d9d2e9" w:val="clear"/>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981384277344" w:right="0" w:firstLine="0"/>
        <w:jc w:val="left"/>
        <w:rPr>
          <w:shd w:fill="d9d2e9"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981384277344" w:right="0" w:firstLine="0"/>
        <w:jc w:val="left"/>
        <w:rPr>
          <w:shd w:fill="d9d2e9" w:val="clear"/>
        </w:rPr>
      </w:pPr>
      <w:r w:rsidDel="00000000" w:rsidR="00000000" w:rsidRPr="00000000">
        <w:rPr>
          <w:rtl w:val="0"/>
        </w:rPr>
      </w:r>
    </w:p>
    <w:p w:rsidR="00000000" w:rsidDel="00000000" w:rsidP="00000000" w:rsidRDefault="00000000" w:rsidRPr="00000000" w14:paraId="00000047">
      <w:pPr>
        <w:pStyle w:val="Heading1"/>
        <w:widowControl w:val="0"/>
        <w:spacing w:before="78.32618713378906" w:line="240" w:lineRule="auto"/>
        <w:ind w:left="4320" w:right="0" w:firstLine="0"/>
        <w:jc w:val="left"/>
        <w:rPr/>
      </w:pPr>
      <w:bookmarkStart w:colFirst="0" w:colLast="0" w:name="_2327d637k0c7" w:id="6"/>
      <w:bookmarkEnd w:id="6"/>
      <w:r w:rsidDel="00000000" w:rsidR="00000000" w:rsidRPr="00000000">
        <w:rPr>
          <w:rtl w:val="0"/>
        </w:rPr>
        <w:t xml:space="preserve">    </w:t>
      </w:r>
      <w:r w:rsidDel="00000000" w:rsidR="00000000" w:rsidRPr="00000000">
        <w:rPr>
          <w:rtl w:val="0"/>
        </w:rPr>
        <w:t xml:space="preserve">Analizador Léxico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caedgzv6a2qa" w:id="7"/>
      <w:bookmarkEnd w:id="7"/>
      <w:r w:rsidDel="00000000" w:rsidR="00000000" w:rsidRPr="00000000">
        <w:rPr>
          <w:rtl w:val="0"/>
        </w:rPr>
        <w:t xml:space="preserve">Consignas Generales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 solicitó desarrollar un Analizador Léxico que reconozca los siguientes tokens:</w:t>
      </w:r>
    </w:p>
    <w:p w:rsidR="00000000" w:rsidDel="00000000" w:rsidP="00000000" w:rsidRDefault="00000000" w:rsidRPr="00000000" w14:paraId="0000004C">
      <w:pPr>
        <w:rPr/>
      </w:pPr>
      <w:r w:rsidDel="00000000" w:rsidR="00000000" w:rsidRPr="00000000">
        <w:rPr>
          <w:rtl w:val="0"/>
        </w:rPr>
        <w:t xml:space="preserve">Identificadores cuyos nombres pueden tener hasta 22 caracteres de longitud. El primer carácter puede ser una letra, o “_”, y el resto pueden ser letras, dígitos y “_”. Los identificadores con longitud mayor serán truncados y esto se informará cómo Warning. Las letras utilizadas en los nombres de identificadores pueden ser minúsculas y/o mayúsculas.</w:t>
      </w:r>
    </w:p>
    <w:p w:rsidR="00000000" w:rsidDel="00000000" w:rsidP="00000000" w:rsidRDefault="00000000" w:rsidRPr="00000000" w14:paraId="0000004D">
      <w:pPr>
        <w:rPr/>
      </w:pPr>
      <w:r w:rsidDel="00000000" w:rsidR="00000000" w:rsidRPr="00000000">
        <w:rPr>
          <w:rtl w:val="0"/>
        </w:rPr>
        <w:t xml:space="preserve">Constantes correspondientes al tema particular asignado a cada grupo.</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Nota: Para aquellos tipos de datos que pueden llevar signo, la distinción del uso del símbolo ‘ - ‘ como operador aritmético o signo de una constante, se postergó hasta el trabajo práctico Nro. 2.</w:t>
      </w:r>
    </w:p>
    <w:p w:rsidR="00000000" w:rsidDel="00000000" w:rsidP="00000000" w:rsidRDefault="00000000" w:rsidRPr="00000000" w14:paraId="0000004F">
      <w:pPr>
        <w:rPr/>
      </w:pPr>
      <w:r w:rsidDel="00000000" w:rsidR="00000000" w:rsidRPr="00000000">
        <w:rPr>
          <w:rtl w:val="0"/>
        </w:rPr>
        <w:t xml:space="preserve">Operadores aritméticos: “+”, “-” , “*”, “/” agregando lo que corresponda al tema particular.</w:t>
      </w:r>
    </w:p>
    <w:p w:rsidR="00000000" w:rsidDel="00000000" w:rsidP="00000000" w:rsidRDefault="00000000" w:rsidRPr="00000000" w14:paraId="00000050">
      <w:pPr>
        <w:rPr/>
      </w:pPr>
      <w:r w:rsidDel="00000000" w:rsidR="00000000" w:rsidRPr="00000000">
        <w:rPr>
          <w:rtl w:val="0"/>
        </w:rPr>
        <w:t xml:space="preserve">Operador de asignación: “:=” </w:t>
        <w:tab/>
        <w:tab/>
        <w:tab/>
        <w:tab/>
        <w:t xml:space="preserve">Comparadores: “&gt;=”, “&lt;=”, “&gt;”, “&lt;”, “==”, “&lt;&gt;”</w:t>
      </w:r>
    </w:p>
    <w:p w:rsidR="00000000" w:rsidDel="00000000" w:rsidP="00000000" w:rsidRDefault="00000000" w:rsidRPr="00000000" w14:paraId="00000051">
      <w:pPr>
        <w:rPr/>
      </w:pPr>
      <w:r w:rsidDel="00000000" w:rsidR="00000000" w:rsidRPr="00000000">
        <w:rPr>
          <w:rtl w:val="0"/>
        </w:rPr>
        <w:t xml:space="preserve">Operadores lógicos: “&amp;&amp;”, “||”</w:t>
        <w:tab/>
        <w:tab/>
        <w:tab/>
        <w:t xml:space="preserve">y también los símbolos: “(”, “)”, “,” y “;”</w:t>
      </w:r>
    </w:p>
    <w:p w:rsidR="00000000" w:rsidDel="00000000" w:rsidP="00000000" w:rsidRDefault="00000000" w:rsidRPr="00000000" w14:paraId="00000052">
      <w:pPr>
        <w:rPr/>
      </w:pPr>
      <w:r w:rsidDel="00000000" w:rsidR="00000000" w:rsidRPr="00000000">
        <w:rPr>
          <w:rtl w:val="0"/>
        </w:rPr>
        <w:t xml:space="preserve">Cadenas de caracteres correspondientes al tema particular de cada grupo.</w:t>
      </w:r>
    </w:p>
    <w:p w:rsidR="00000000" w:rsidDel="00000000" w:rsidP="00000000" w:rsidRDefault="00000000" w:rsidRPr="00000000" w14:paraId="00000053">
      <w:pPr>
        <w:rPr/>
      </w:pPr>
      <w:r w:rsidDel="00000000" w:rsidR="00000000" w:rsidRPr="00000000">
        <w:rPr>
          <w:rtl w:val="0"/>
        </w:rPr>
        <w:t xml:space="preserve">Palabras reservadas (en mayúsculas): </w:t>
        <w:tab/>
        <w:t xml:space="preserve">IF, THEN, ELSE, ENDIF, PRINT, FUNC, RETURN, BEGIN, END, BREAK</w:t>
      </w:r>
    </w:p>
    <w:p w:rsidR="00000000" w:rsidDel="00000000" w:rsidP="00000000" w:rsidRDefault="00000000" w:rsidRPr="00000000" w14:paraId="00000054">
      <w:pPr>
        <w:rPr/>
      </w:pPr>
      <w:r w:rsidDel="00000000" w:rsidR="00000000" w:rsidRPr="00000000">
        <w:rPr>
          <w:rtl w:val="0"/>
        </w:rPr>
        <w:t xml:space="preserve">y demás símbolos / tokens indicados en los temas particulares asignados al grupo.</w:t>
      </w:r>
    </w:p>
    <w:p w:rsidR="00000000" w:rsidDel="00000000" w:rsidP="00000000" w:rsidRDefault="00000000" w:rsidRPr="00000000" w14:paraId="00000055">
      <w:pPr>
        <w:rPr/>
      </w:pPr>
      <w:r w:rsidDel="00000000" w:rsidR="00000000" w:rsidRPr="00000000">
        <w:rPr>
          <w:rtl w:val="0"/>
        </w:rPr>
        <w:t xml:space="preserve">El Analizador Léxico debe eliminar de la entrada (reconocer, pero no informar como tokens al Analizador Sintáctico), los siguientes elementos.</w:t>
      </w:r>
    </w:p>
    <w:p w:rsidR="00000000" w:rsidDel="00000000" w:rsidP="00000000" w:rsidRDefault="00000000" w:rsidRPr="00000000" w14:paraId="00000056">
      <w:pPr>
        <w:rPr/>
      </w:pPr>
      <w:r w:rsidDel="00000000" w:rsidR="00000000" w:rsidRPr="00000000">
        <w:rPr>
          <w:rtl w:val="0"/>
        </w:rPr>
        <w:t xml:space="preserve">Comentarios correspondientes al tema particular de cada grupo.</w:t>
      </w:r>
    </w:p>
    <w:p w:rsidR="00000000" w:rsidDel="00000000" w:rsidP="00000000" w:rsidRDefault="00000000" w:rsidRPr="00000000" w14:paraId="00000057">
      <w:pPr>
        <w:rPr/>
      </w:pPr>
      <w:r w:rsidDel="00000000" w:rsidR="00000000" w:rsidRPr="00000000">
        <w:rPr>
          <w:rtl w:val="0"/>
        </w:rPr>
        <w:t xml:space="preserve">Caracteres en blanco, tabulaciones y saltos de línea, que pueden aparecer en cualquier lugar de una sentencia.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hm4331j5sv8i" w:id="8"/>
      <w:bookmarkEnd w:id="8"/>
      <w:r w:rsidDel="00000000" w:rsidR="00000000" w:rsidRPr="00000000">
        <w:rPr>
          <w:rtl w:val="0"/>
        </w:rPr>
        <w:t xml:space="preserve">Decisiones de diseño e implementación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Para realizar el trabajo actual de desarrollo del compilador, decidimos trabajar en el lenguaje de programación Java. Para la implementación del Analizador Léxico, se creó la clase “</w:t>
      </w:r>
      <w:r w:rsidDel="00000000" w:rsidR="00000000" w:rsidRPr="00000000">
        <w:rPr>
          <w:rtl w:val="0"/>
        </w:rPr>
        <w:t xml:space="preserve">AnalizadorLexico</w:t>
      </w:r>
      <w:r w:rsidDel="00000000" w:rsidR="00000000" w:rsidRPr="00000000">
        <w:rPr>
          <w:rtl w:val="0"/>
        </w:rPr>
        <w:t xml:space="preserve">” que tiene un método “yylex” el cual cada vez que se lo llama, va leyendo los caracteres de un archivo de texto hasta que encuentre un token y luego devuelve el identificador del mismo.</w:t>
      </w:r>
    </w:p>
    <w:p w:rsidR="00000000" w:rsidDel="00000000" w:rsidP="00000000" w:rsidRDefault="00000000" w:rsidRPr="00000000" w14:paraId="0000005C">
      <w:pPr>
        <w:rPr/>
      </w:pPr>
      <w:r w:rsidDel="00000000" w:rsidR="00000000" w:rsidRPr="00000000">
        <w:rPr>
          <w:rtl w:val="0"/>
        </w:rPr>
        <w:t xml:space="preserve">La lectura de un token se realiza mediante un </w:t>
      </w:r>
      <w:r w:rsidDel="00000000" w:rsidR="00000000" w:rsidRPr="00000000">
        <w:rPr>
          <w:b w:val="1"/>
          <w:bCs w:val="1"/>
          <w:rtl w:val="0"/>
        </w:rPr>
        <w:t xml:space="preserve">diagrama de transición de estados</w:t>
      </w:r>
      <w:r w:rsidDel="00000000" w:rsidR="00000000" w:rsidRPr="00000000">
        <w:rPr>
          <w:rtl w:val="0"/>
        </w:rPr>
        <w:t xml:space="preserve"> el cual fue implementado con una matriz de </w:t>
      </w:r>
      <w:r w:rsidDel="00000000" w:rsidR="00000000" w:rsidRPr="00000000">
        <w:rPr>
          <w:rtl w:val="0"/>
        </w:rPr>
        <w:t xml:space="preserve">NxM</w:t>
      </w:r>
      <w:r w:rsidDel="00000000" w:rsidR="00000000" w:rsidRPr="00000000">
        <w:rPr>
          <w:rtl w:val="0"/>
        </w:rPr>
        <w:t xml:space="preserve">, siendo N la cantidad de estados y M la cantidad de símbolos que se pueden leer. De la misma manera, se implementó también una </w:t>
      </w:r>
      <w:r w:rsidDel="00000000" w:rsidR="00000000" w:rsidRPr="00000000">
        <w:rPr>
          <w:b w:val="1"/>
          <w:bCs w:val="1"/>
          <w:rtl w:val="0"/>
        </w:rPr>
        <w:t xml:space="preserve">matriz para</w:t>
      </w:r>
      <w:r w:rsidDel="00000000" w:rsidR="00000000" w:rsidRPr="00000000">
        <w:rPr>
          <w:b w:val="1"/>
          <w:bCs w:val="1"/>
          <w:rtl w:val="0"/>
        </w:rPr>
        <w:t xml:space="preserve"> las acciones semánticas</w:t>
      </w:r>
      <w:r w:rsidDel="00000000" w:rsidR="00000000" w:rsidRPr="00000000">
        <w:rPr>
          <w:rtl w:val="0"/>
        </w:rPr>
        <w:t xml:space="preserve"> la cual nos indica qué acción semántica se debe ejecutar para cierto cambio de estado</w:t>
      </w:r>
      <w:r w:rsidDel="00000000" w:rsidR="00000000" w:rsidRPr="00000000">
        <w:rPr>
          <w:rtl w:val="0"/>
        </w:rPr>
        <w:t xml:space="preserve">. Estas matrices pertenecen a la clase </w:t>
      </w:r>
      <w:r w:rsidDel="00000000" w:rsidR="00000000" w:rsidRPr="00000000">
        <w:rPr>
          <w:rtl w:val="0"/>
        </w:rPr>
        <w:t xml:space="preserve">AnalizadorLexico</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El manejo de archivos externos se utiliza en varios lugares, como por ejemplo para rellenar la matriz de transición de estados o la matriz de acciones semánticas y también para ir leyendo el texto de entrada e ir generando tokens. Al observar que los métodos de lectura de archivos podrían llegar a ser útiles en diversas clases, los llevamos a una nueva clase </w:t>
      </w:r>
      <w:r w:rsidDel="00000000" w:rsidR="00000000" w:rsidRPr="00000000">
        <w:rPr>
          <w:i w:val="1"/>
          <w:iCs w:val="1"/>
          <w:rtl w:val="0"/>
        </w:rPr>
        <w:t xml:space="preserve">FileHelper</w:t>
      </w:r>
      <w:r w:rsidDel="00000000" w:rsidR="00000000" w:rsidRPr="00000000">
        <w:rPr>
          <w:rtl w:val="0"/>
        </w:rPr>
        <w:t xml:space="preserve">. Esta clase contiene funciones muy útiles para el manejo de archivos de texto. Una de ellas es “</w:t>
      </w:r>
      <w:r w:rsidDel="00000000" w:rsidR="00000000" w:rsidRPr="00000000">
        <w:rPr>
          <w:rtl w:val="0"/>
        </w:rPr>
        <w:t xml:space="preserve">readIntMatrixFile</w:t>
      </w:r>
      <w:r w:rsidDel="00000000" w:rsidR="00000000" w:rsidRPr="00000000">
        <w:rPr>
          <w:rtl w:val="0"/>
        </w:rPr>
        <w:t xml:space="preserve">(String path, int rows, int columns)” el cual lee el archivo que se encuentra en “path” (un archivo que debe tener solo números) y luego crea y rellena una matriz de enteros con la cantidad de filas y columnas especificadas siendo muy útil para cargar la matriz de transición de estados, ya que al ser una matriz bastante grande (18 x 25), cargarlo manualmente en el código se haría bastante tedioso y se obtendría un código desprolijo. Dentro de la clase “FileHelper” también existen otras funcionalidades útiles que nos ayudan a cargar la matriz de acciones semánticas, leer un archivo con un Reader, y todo lo que tenga que ver con el manejo de archivos de texto. Esta forma de cargar las matrices (leyendo desde un archivo de texto) fue una herramienta importante ante los cambios que surgieron en el proceso de esta primera parte del compilador ya que a medida que íbamos avanzando en el desarrollo nos íbamos dando cuenta de los errores que teníamos, lo que nos obligaba a cambiar las matrices.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Por otra parte, para cambiar de estados, fue necesario utilizar una sentencia </w:t>
      </w:r>
      <w:r w:rsidDel="00000000" w:rsidR="00000000" w:rsidRPr="00000000">
        <w:rPr>
          <w:i w:val="1"/>
          <w:iCs w:val="1"/>
          <w:rtl w:val="0"/>
        </w:rPr>
        <w:t xml:space="preserve">switch case</w:t>
      </w:r>
      <w:r w:rsidDel="00000000" w:rsidR="00000000" w:rsidRPr="00000000">
        <w:rPr>
          <w:rtl w:val="0"/>
        </w:rPr>
        <w:t xml:space="preserve"> la cual, al leer el siguiente símbolo en el código, determina a qué estado cambiar y con ello ejecutar la acción semántica correspondiente.</w:t>
      </w:r>
    </w:p>
    <w:p w:rsidR="00000000" w:rsidDel="00000000" w:rsidP="00000000" w:rsidRDefault="00000000" w:rsidRPr="00000000" w14:paraId="00000060">
      <w:pPr>
        <w:widowControl w:val="0"/>
        <w:rPr>
          <w:sz w:val="22"/>
          <w:szCs w:val="22"/>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En cuanto a la </w:t>
      </w:r>
      <w:r w:rsidDel="00000000" w:rsidR="00000000" w:rsidRPr="00000000">
        <w:rPr>
          <w:b w:val="1"/>
          <w:bCs w:val="1"/>
          <w:rtl w:val="0"/>
        </w:rPr>
        <w:t xml:space="preserve">tabla de símbolos</w:t>
      </w:r>
      <w:r w:rsidDel="00000000" w:rsidR="00000000" w:rsidRPr="00000000">
        <w:rPr>
          <w:rtl w:val="0"/>
        </w:rPr>
        <w:t xml:space="preserve"> y </w:t>
      </w:r>
      <w:r w:rsidDel="00000000" w:rsidR="00000000" w:rsidRPr="00000000">
        <w:rPr>
          <w:b w:val="1"/>
          <w:bCs w:val="1"/>
          <w:rtl w:val="0"/>
        </w:rPr>
        <w:t xml:space="preserve">la tabla palabras reservadas</w:t>
      </w:r>
      <w:r w:rsidDel="00000000" w:rsidR="00000000" w:rsidRPr="00000000">
        <w:rPr>
          <w:rtl w:val="0"/>
        </w:rPr>
        <w:t xml:space="preserve">, decidimos construir una clase independiente para cada una de ellas, con el fin de que pudieran acceder a las mismas, tanto el analizador léxico como posteriormente el sintáctico. Por su parte, cada una de las tablas supo construirse de manera similar a las anteriores mencionadas, con métodos de lectura de archivos en la clase </w:t>
      </w:r>
      <w:r w:rsidDel="00000000" w:rsidR="00000000" w:rsidRPr="00000000">
        <w:rPr>
          <w:i w:val="1"/>
          <w:iCs w:val="1"/>
          <w:rtl w:val="0"/>
        </w:rPr>
        <w:t xml:space="preserve">FileHelper</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Con respecto a las </w:t>
      </w:r>
      <w:r w:rsidDel="00000000" w:rsidR="00000000" w:rsidRPr="00000000">
        <w:rPr>
          <w:b w:val="1"/>
          <w:bCs w:val="1"/>
          <w:rtl w:val="0"/>
        </w:rPr>
        <w:t xml:space="preserve">acciones semánticas</w:t>
      </w:r>
      <w:r w:rsidDel="00000000" w:rsidR="00000000" w:rsidRPr="00000000">
        <w:rPr>
          <w:rtl w:val="0"/>
        </w:rPr>
        <w:t xml:space="preserve">, consideramos implementarlas a través de una interfaz “</w:t>
      </w:r>
      <w:r w:rsidDel="00000000" w:rsidR="00000000" w:rsidRPr="00000000">
        <w:rPr>
          <w:rtl w:val="0"/>
        </w:rPr>
        <w:t xml:space="preserve">AccionSemantica</w:t>
      </w:r>
      <w:r w:rsidDel="00000000" w:rsidR="00000000" w:rsidRPr="00000000">
        <w:rPr>
          <w:rtl w:val="0"/>
        </w:rPr>
        <w:t xml:space="preserve">” con el método ejecutar que recibe como parámetros un</w:t>
      </w:r>
      <w:r w:rsidDel="00000000" w:rsidR="00000000" w:rsidRPr="00000000">
        <w:rPr>
          <w:i w:val="1"/>
          <w:iCs w:val="1"/>
          <w:rtl w:val="0"/>
        </w:rPr>
        <w:t xml:space="preserve"> StringBuilder</w:t>
      </w:r>
      <w:r w:rsidDel="00000000" w:rsidR="00000000" w:rsidRPr="00000000">
        <w:rPr>
          <w:i w:val="1"/>
          <w:iCs w:val="1"/>
          <w:vertAlign w:val="superscript"/>
        </w:rPr>
        <w:footnoteReference w:customMarkFollows="0" w:id="0"/>
      </w:r>
      <w:r w:rsidDel="00000000" w:rsidR="00000000" w:rsidRPr="00000000">
        <w:rPr>
          <w:i w:val="1"/>
          <w:iCs w:val="1"/>
          <w:rtl w:val="0"/>
        </w:rPr>
        <w:t xml:space="preserve"> </w:t>
      </w:r>
      <w:r w:rsidDel="00000000" w:rsidR="00000000" w:rsidRPr="00000000">
        <w:rPr>
          <w:rtl w:val="0"/>
        </w:rPr>
        <w:t xml:space="preserve">que representa al token actual,</w:t>
      </w:r>
      <w:r w:rsidDel="00000000" w:rsidR="00000000" w:rsidRPr="00000000">
        <w:rPr>
          <w:i w:val="1"/>
          <w:iCs w:val="1"/>
          <w:rtl w:val="0"/>
        </w:rPr>
        <w:t xml:space="preserve"> </w:t>
      </w:r>
      <w:r w:rsidDel="00000000" w:rsidR="00000000" w:rsidRPr="00000000">
        <w:rPr>
          <w:rtl w:val="0"/>
        </w:rPr>
        <w:t xml:space="preserve">y un</w:t>
      </w:r>
      <w:r w:rsidDel="00000000" w:rsidR="00000000" w:rsidRPr="00000000">
        <w:rPr>
          <w:i w:val="1"/>
          <w:iCs w:val="1"/>
          <w:rtl w:val="0"/>
        </w:rPr>
        <w:t xml:space="preserve"> Reader</w:t>
      </w:r>
      <w:r w:rsidDel="00000000" w:rsidR="00000000" w:rsidRPr="00000000">
        <w:rPr>
          <w:i w:val="1"/>
          <w:iCs w:val="1"/>
          <w:vertAlign w:val="superscript"/>
        </w:rPr>
        <w:footnoteReference w:customMarkFollows="0" w:id="1"/>
      </w:r>
      <w:r w:rsidDel="00000000" w:rsidR="00000000" w:rsidRPr="00000000">
        <w:rPr>
          <w:rtl w:val="0"/>
        </w:rPr>
        <w:t xml:space="preserve"> o lector. Particularmente, cada acción semántica que implementa la interfaz tiene su propia clase con el nombre correspondiente, y un comportamiento propio en el método </w:t>
      </w:r>
      <w:r w:rsidDel="00000000" w:rsidR="00000000" w:rsidRPr="00000000">
        <w:rPr>
          <w:i w:val="1"/>
          <w:iCs w:val="1"/>
          <w:rtl w:val="0"/>
        </w:rPr>
        <w:t xml:space="preserve">ejecutar</w:t>
      </w:r>
      <w:r w:rsidDel="00000000" w:rsidR="00000000" w:rsidRPr="00000000">
        <w:rPr>
          <w:rtl w:val="0"/>
        </w:rPr>
        <w:t xml:space="preserve"> realizando lo descrito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3">
      <w:pPr>
        <w:ind w:left="8.390388488769531"/>
        <w:rPr>
          <w:sz w:val="22"/>
          <w:szCs w:val="22"/>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Así, a grandes rasgos, nuestras decisiones de implementación resultaron en:</w:t>
      </w:r>
    </w:p>
    <w:p w:rsidR="00000000" w:rsidDel="00000000" w:rsidP="00000000" w:rsidRDefault="00000000" w:rsidRPr="00000000" w14:paraId="00000065">
      <w:pPr>
        <w:numPr>
          <w:ilvl w:val="0"/>
          <w:numId w:val="1"/>
        </w:numPr>
        <w:spacing w:after="0" w:afterAutospacing="0"/>
        <w:ind w:left="720" w:hanging="360"/>
        <w:rPr>
          <w:u w:val="none"/>
        </w:rPr>
      </w:pPr>
      <w:r w:rsidDel="00000000" w:rsidR="00000000" w:rsidRPr="00000000">
        <w:rPr>
          <w:rtl w:val="0"/>
        </w:rPr>
        <w:t xml:space="preserve"> una clase </w:t>
      </w:r>
      <w:r w:rsidDel="00000000" w:rsidR="00000000" w:rsidRPr="00000000">
        <w:rPr>
          <w:b w:val="1"/>
          <w:bCs w:val="1"/>
          <w:rtl w:val="0"/>
        </w:rPr>
        <w:t xml:space="preserve">Analizador Léxico </w:t>
      </w:r>
      <w:r w:rsidDel="00000000" w:rsidR="00000000" w:rsidRPr="00000000">
        <w:rPr>
          <w:rtl w:val="0"/>
        </w:rPr>
        <w:t xml:space="preserve">encargada de realizar las principales funciones que debemos implementar,</w:t>
      </w:r>
    </w:p>
    <w:p w:rsidR="00000000" w:rsidDel="00000000" w:rsidP="00000000" w:rsidRDefault="00000000" w:rsidRPr="00000000" w14:paraId="00000066">
      <w:pPr>
        <w:numPr>
          <w:ilvl w:val="0"/>
          <w:numId w:val="1"/>
        </w:numPr>
        <w:spacing w:after="0" w:afterAutospacing="0" w:before="0" w:beforeAutospacing="0"/>
        <w:ind w:left="720" w:hanging="360"/>
        <w:rPr>
          <w:u w:val="none"/>
        </w:rPr>
      </w:pPr>
      <w:r w:rsidDel="00000000" w:rsidR="00000000" w:rsidRPr="00000000">
        <w:rPr>
          <w:rtl w:val="0"/>
        </w:rPr>
        <w:t xml:space="preserve"> una clase para separar cada tabla que tienen en común los analizadores: la de </w:t>
      </w:r>
      <w:r w:rsidDel="00000000" w:rsidR="00000000" w:rsidRPr="00000000">
        <w:rPr>
          <w:b w:val="1"/>
          <w:bCs w:val="1"/>
          <w:rtl w:val="0"/>
        </w:rPr>
        <w:t xml:space="preserve">símbolos</w:t>
      </w:r>
      <w:r w:rsidDel="00000000" w:rsidR="00000000" w:rsidRPr="00000000">
        <w:rPr>
          <w:rtl w:val="0"/>
        </w:rPr>
        <w:t xml:space="preserve"> y de </w:t>
      </w:r>
      <w:r w:rsidDel="00000000" w:rsidR="00000000" w:rsidRPr="00000000">
        <w:rPr>
          <w:b w:val="1"/>
          <w:bCs w:val="1"/>
          <w:rtl w:val="0"/>
        </w:rPr>
        <w:t xml:space="preserve">palabras reservadas</w:t>
      </w:r>
      <w:r w:rsidDel="00000000" w:rsidR="00000000" w:rsidRPr="00000000">
        <w:rPr>
          <w:rtl w:val="0"/>
        </w:rPr>
        <w:t xml:space="preserve">, y</w:t>
      </w:r>
    </w:p>
    <w:p w:rsidR="00000000" w:rsidDel="00000000" w:rsidP="00000000" w:rsidRDefault="00000000" w:rsidRPr="00000000" w14:paraId="00000067">
      <w:pPr>
        <w:numPr>
          <w:ilvl w:val="0"/>
          <w:numId w:val="1"/>
        </w:numPr>
        <w:spacing w:before="0" w:beforeAutospacing="0"/>
        <w:ind w:left="720" w:hanging="360"/>
        <w:rPr>
          <w:u w:val="none"/>
        </w:rPr>
      </w:pPr>
      <w:r w:rsidDel="00000000" w:rsidR="00000000" w:rsidRPr="00000000">
        <w:rPr>
          <w:rtl w:val="0"/>
        </w:rPr>
        <w:t xml:space="preserve"> una clase </w:t>
      </w:r>
      <w:r w:rsidDel="00000000" w:rsidR="00000000" w:rsidRPr="00000000">
        <w:rPr>
          <w:b w:val="1"/>
          <w:bCs w:val="1"/>
          <w:rtl w:val="0"/>
        </w:rPr>
        <w:t xml:space="preserve">FileHelper</w:t>
      </w:r>
      <w:r w:rsidDel="00000000" w:rsidR="00000000" w:rsidRPr="00000000">
        <w:rPr>
          <w:rtl w:val="0"/>
        </w:rPr>
        <w:t xml:space="preserve"> para aislar el comportamiento de lectura de archivos. </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Todas estas últimas resultaron con atributos estáticos y/o finales ya que no requerimos de más de una instancia para nuestro compilador.</w:t>
      </w:r>
      <w:r w:rsidDel="00000000" w:rsidR="00000000" w:rsidRPr="00000000">
        <w:rPr>
          <w:rtl w:val="0"/>
        </w:rPr>
      </w:r>
    </w:p>
    <w:p w:rsidR="00000000" w:rsidDel="00000000" w:rsidP="00000000" w:rsidRDefault="00000000" w:rsidRPr="00000000" w14:paraId="0000006A">
      <w:pPr>
        <w:pStyle w:val="Heading3"/>
        <w:widowControl w:val="0"/>
        <w:rPr/>
      </w:pPr>
      <w:bookmarkStart w:colFirst="0" w:colLast="0" w:name="_ymrhg3oul56y" w:id="9"/>
      <w:bookmarkEnd w:id="9"/>
      <w:r w:rsidDel="00000000" w:rsidR="00000000" w:rsidRPr="00000000">
        <w:rPr>
          <w:rtl w:val="0"/>
        </w:rPr>
        <w:t xml:space="preserve">Errores léxicos considerados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la hora de realizar el análisis léxico, pueden surgir ciertos errores y warnings cuando se está intentando leer un token. Dentro de las warnings implementadas, está el truncamiento de las constantes flotantes y largas, si se encuentran fuera del rango mencionado en el enunciado, y el truncamiento de los identificadores si superan los 22 caracteres. Cada una de estas warnings tienen su propio mensaje que explica el problema encontrado.</w:t>
      </w:r>
    </w:p>
    <w:p w:rsidR="00000000" w:rsidDel="00000000" w:rsidP="00000000" w:rsidRDefault="00000000" w:rsidRPr="00000000" w14:paraId="0000006D">
      <w:pPr>
        <w:rPr/>
      </w:pPr>
      <w:r w:rsidDel="00000000" w:rsidR="00000000" w:rsidRPr="00000000">
        <w:rPr>
          <w:rtl w:val="0"/>
        </w:rPr>
        <w:t xml:space="preserve">En cuanto a los errores, se creó un único mensaje de error que menciona la línea en la cual éste ocurre y una breve cadena que representa el token leído hasta la aparición del mismo. Para mencionar algunos ejemplos, una cadena que no sea multilínea, será tomada como un error léxico o también un número flotante que no presente el formato pedido en el enunciado.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ind w:left="0" w:firstLine="0"/>
        <w:rPr/>
      </w:pPr>
      <w:bookmarkStart w:colFirst="0" w:colLast="0" w:name="_4v9dwz7391hi" w:id="10"/>
      <w:bookmarkEnd w:id="10"/>
      <w:r w:rsidDel="00000000" w:rsidR="00000000" w:rsidRPr="00000000">
        <w:rPr>
          <w:rtl w:val="0"/>
        </w:rPr>
        <w:t xml:space="preserve">Diagrama de Transición de Estados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18713378906"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8280464" cy="970681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280464" cy="970681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widowControl w:val="0"/>
        <w:spacing w:before="78.32618713378906" w:line="240" w:lineRule="auto"/>
        <w:ind w:left="0" w:right="0" w:firstLine="0"/>
        <w:jc w:val="left"/>
        <w:rPr/>
      </w:pPr>
      <w:bookmarkStart w:colFirst="0" w:colLast="0" w:name="_m2i8mvrnenwj" w:id="11"/>
      <w:bookmarkEnd w:id="11"/>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widowControl w:val="0"/>
        <w:spacing w:before="78.32618713378906" w:line="240" w:lineRule="auto"/>
        <w:ind w:left="0" w:right="0" w:firstLine="0"/>
        <w:rPr>
          <w:rFonts w:ascii="Calibri" w:cs="Calibri" w:eastAsia="Calibri" w:hAnsi="Calibri"/>
        </w:rPr>
      </w:pPr>
      <w:bookmarkStart w:colFirst="0" w:colLast="0" w:name="_uxxstz11yag4" w:id="12"/>
      <w:bookmarkEnd w:id="12"/>
      <w:r w:rsidDel="00000000" w:rsidR="00000000" w:rsidRPr="00000000">
        <w:rPr>
          <w:rFonts w:ascii="Calibri" w:cs="Calibri" w:eastAsia="Calibri" w:hAnsi="Calibri"/>
          <w:rtl w:val="0"/>
        </w:rPr>
        <w:t xml:space="preserve">Tabla de Símbolos</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tbl>
      <w:tblPr>
        <w:tblStyle w:val="Table1"/>
        <w:tblW w:w="1046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100"/>
        <w:gridCol w:w="1080"/>
        <w:gridCol w:w="2592"/>
        <w:gridCol w:w="2100"/>
        <w:tblGridChange w:id="0">
          <w:tblGrid>
            <w:gridCol w:w="2592"/>
            <w:gridCol w:w="2100"/>
            <w:gridCol w:w="1080"/>
            <w:gridCol w:w="2592"/>
            <w:gridCol w:w="21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Símbolo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Identificador</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Símbolo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Identificador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Minúscula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Mayúscula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Dígito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Blanco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Nueva Linea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&amp;</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r>
      <w:tr>
        <w:trPr>
          <w:cantSplit w:val="0"/>
          <w:trHeight w:val="45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18713378906" w:line="240" w:lineRule="auto"/>
        <w:ind w:left="360" w:right="0" w:firstLine="0"/>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BA">
      <w:pPr>
        <w:pStyle w:val="Heading3"/>
        <w:widowControl w:val="0"/>
        <w:spacing w:before="78.32618713378906" w:line="240" w:lineRule="auto"/>
        <w:ind w:left="360" w:right="0" w:firstLine="0"/>
        <w:rPr>
          <w:rFonts w:ascii="Calibri" w:cs="Calibri" w:eastAsia="Calibri" w:hAnsi="Calibri"/>
        </w:rPr>
      </w:pPr>
      <w:bookmarkStart w:colFirst="0" w:colLast="0" w:name="_hso7iii90j9y" w:id="13"/>
      <w:bookmarkEnd w:id="13"/>
      <w:r w:rsidDel="00000000" w:rsidR="00000000" w:rsidRPr="00000000">
        <w:rPr>
          <w:rFonts w:ascii="Calibri" w:cs="Calibri" w:eastAsia="Calibri" w:hAnsi="Calibri"/>
          <w:rtl w:val="0"/>
        </w:rPr>
        <w:t xml:space="preserve">Tabla de Tokens</w:t>
      </w:r>
    </w:p>
    <w:p w:rsidR="00000000" w:rsidDel="00000000" w:rsidP="00000000" w:rsidRDefault="00000000" w:rsidRPr="00000000" w14:paraId="000000BB">
      <w:pPr>
        <w:jc w:val="center"/>
        <w:rPr>
          <w:rFonts w:ascii="Calibri" w:cs="Calibri" w:eastAsia="Calibri" w:hAnsi="Calibri"/>
        </w:rPr>
      </w:pPr>
      <w:r w:rsidDel="00000000" w:rsidR="00000000" w:rsidRPr="00000000">
        <w:rPr>
          <w:rtl w:val="0"/>
        </w:rPr>
      </w:r>
    </w:p>
    <w:tbl>
      <w:tblPr>
        <w:tblStyle w:val="Table2"/>
        <w:tblW w:w="1042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082"/>
        <w:gridCol w:w="1080"/>
        <w:gridCol w:w="2592"/>
        <w:gridCol w:w="2082"/>
        <w:tblGridChange w:id="0">
          <w:tblGrid>
            <w:gridCol w:w="2592"/>
            <w:gridCol w:w="2082"/>
            <w:gridCol w:w="1080"/>
            <w:gridCol w:w="2592"/>
            <w:gridCol w:w="2082"/>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Token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Identificador</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Token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0">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Identificador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257</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258</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272</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CADENA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259</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273</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260</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D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&lt;&gt;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274</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&amp;&amp;</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262</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D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276</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ENDIF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263</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277</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264</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278</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265</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UNTIL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279</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266</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280</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BEGIN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267</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268</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CONTRACT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282</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ULONG</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269</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283</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270</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CATCH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284</w:t>
            </w:r>
          </w:p>
        </w:tc>
      </w:tr>
    </w:tbl>
    <w:p w:rsidR="00000000" w:rsidDel="00000000" w:rsidP="00000000" w:rsidRDefault="00000000" w:rsidRPr="00000000" w14:paraId="00000107">
      <w:pPr>
        <w:ind w:left="0" w:firstLine="0"/>
        <w:jc w:val="left"/>
        <w:rPr/>
        <w:sectPr>
          <w:headerReference r:id="rId14" w:type="default"/>
          <w:footerReference r:id="rId15" w:type="default"/>
          <w:footerReference r:id="rId16" w:type="first"/>
          <w:pgSz w:h="20013" w:w="14173" w:orient="portrait"/>
          <w:pgMar w:bottom="1039.6800994873047" w:top="830.399169921875" w:left="569.4911956787109" w:right="502.921142578125" w:header="0" w:footer="720"/>
          <w:pgNumType w:start="0"/>
          <w:titlePg w:val="1"/>
          <w:sectPrChange w:author="Ignacio Calafate" w:id="0" w:date="2024-10-05T08:25:45Z">
            <w:sectPr w:rsidR="000000" w:rsidDel="000000" w:rsidRPr="000000" w:rsidSect="000000">
              <w:pgMar w:bottom="1039.6800994873047" w:top="830.399169921875" w:left="569.4911956787109" w:right="502.921142578125" w:header="0" w:footer="720"/>
              <w:pgNumType w:start="0"/>
              <w:pgSz w:h="20013" w:w="14173" w:orient="portrait"/>
            </w:sectPr>
          </w:sectPrChange>
        </w:sectPr>
      </w:pPr>
      <w:r w:rsidDel="00000000" w:rsidR="00000000" w:rsidRPr="00000000">
        <w:rPr>
          <w:rtl w:val="0"/>
        </w:rPr>
      </w:r>
    </w:p>
    <w:p w:rsidR="00000000" w:rsidDel="00000000" w:rsidP="00000000" w:rsidRDefault="00000000" w:rsidRPr="00000000" w14:paraId="00000108">
      <w:pPr>
        <w:pStyle w:val="Heading3"/>
        <w:ind w:left="0" w:firstLine="0"/>
        <w:jc w:val="center"/>
        <w:rPr>
          <w:rFonts w:ascii="Calibri" w:cs="Calibri" w:eastAsia="Calibri" w:hAnsi="Calibri"/>
        </w:rPr>
      </w:pPr>
      <w:bookmarkStart w:colFirst="0" w:colLast="0" w:name="_jdpo4tapbbt" w:id="14"/>
      <w:bookmarkEnd w:id="14"/>
      <w:r w:rsidDel="00000000" w:rsidR="00000000" w:rsidRPr="00000000">
        <w:rPr>
          <w:rFonts w:ascii="Calibri" w:cs="Calibri" w:eastAsia="Calibri" w:hAnsi="Calibri"/>
          <w:rtl w:val="0"/>
        </w:rPr>
        <w:t xml:space="preserve">Tabla de transición de estados</w:t>
      </w:r>
    </w:p>
    <w:p w:rsidR="00000000" w:rsidDel="00000000" w:rsidP="00000000" w:rsidRDefault="00000000" w:rsidRPr="00000000" w14:paraId="00000109">
      <w:pPr>
        <w:rPr>
          <w:rFonts w:ascii="Calibri" w:cs="Calibri" w:eastAsia="Calibri" w:hAnsi="Calibri"/>
        </w:rPr>
      </w:pPr>
      <w:r w:rsidDel="00000000" w:rsidR="00000000" w:rsidRPr="00000000">
        <w:rPr>
          <w:rtl w:val="0"/>
        </w:rPr>
      </w:r>
    </w:p>
    <w:tbl>
      <w:tblPr>
        <w:tblStyle w:val="Table3"/>
        <w:tblW w:w="18573.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tblGridChange w:id="0">
          <w:tblGrid>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otro</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F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0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1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r>
    </w:tbl>
    <w:p w:rsidR="00000000" w:rsidDel="00000000" w:rsidP="00000000" w:rsidRDefault="00000000" w:rsidRPr="00000000" w14:paraId="00000346">
      <w:pPr>
        <w:pStyle w:val="Heading3"/>
        <w:ind w:left="0" w:firstLine="0"/>
        <w:jc w:val="center"/>
        <w:rPr>
          <w:rFonts w:ascii="Calibri" w:cs="Calibri" w:eastAsia="Calibri" w:hAnsi="Calibri"/>
        </w:rPr>
      </w:pPr>
      <w:bookmarkStart w:colFirst="0" w:colLast="0" w:name="_84n2h9y2eejm" w:id="15"/>
      <w:bookmarkEnd w:id="15"/>
      <w:r w:rsidDel="00000000" w:rsidR="00000000" w:rsidRPr="00000000">
        <w:rPr>
          <w:rtl w:val="0"/>
        </w:rPr>
      </w:r>
    </w:p>
    <w:p w:rsidR="00000000" w:rsidDel="00000000" w:rsidP="00000000" w:rsidRDefault="00000000" w:rsidRPr="00000000" w14:paraId="00000347">
      <w:pPr>
        <w:rPr>
          <w:rFonts w:ascii="Calibri" w:cs="Calibri" w:eastAsia="Calibri" w:hAnsi="Calibri"/>
        </w:rPr>
      </w:pPr>
      <w:r w:rsidDel="00000000" w:rsidR="00000000" w:rsidRPr="00000000">
        <w:rPr>
          <w:rtl w:val="0"/>
        </w:rPr>
      </w:r>
    </w:p>
    <w:p w:rsidR="00000000" w:rsidDel="00000000" w:rsidP="00000000" w:rsidRDefault="00000000" w:rsidRPr="00000000" w14:paraId="00000348">
      <w:pPr>
        <w:pStyle w:val="Heading3"/>
        <w:ind w:left="0" w:firstLine="0"/>
        <w:jc w:val="center"/>
        <w:rPr>
          <w:rFonts w:ascii="Calibri" w:cs="Calibri" w:eastAsia="Calibri" w:hAnsi="Calibri"/>
        </w:rPr>
      </w:pPr>
      <w:bookmarkStart w:colFirst="0" w:colLast="0" w:name="_4p4nu65xznw9" w:id="16"/>
      <w:bookmarkEnd w:id="16"/>
      <w:r w:rsidDel="00000000" w:rsidR="00000000" w:rsidRPr="00000000">
        <w:rPr>
          <w:rFonts w:ascii="Calibri" w:cs="Calibri" w:eastAsia="Calibri" w:hAnsi="Calibri"/>
          <w:rtl w:val="0"/>
        </w:rPr>
        <w:t xml:space="preserve">Tabla de acciones semánticas</w:t>
      </w:r>
    </w:p>
    <w:p w:rsidR="00000000" w:rsidDel="00000000" w:rsidP="00000000" w:rsidRDefault="00000000" w:rsidRPr="00000000" w14:paraId="00000349">
      <w:pPr>
        <w:rPr>
          <w:rFonts w:ascii="Calibri" w:cs="Calibri" w:eastAsia="Calibri" w:hAnsi="Calibri"/>
        </w:rPr>
      </w:pPr>
      <w:r w:rsidDel="00000000" w:rsidR="00000000" w:rsidRPr="00000000">
        <w:rPr>
          <w:rtl w:val="0"/>
        </w:rPr>
      </w:r>
    </w:p>
    <w:tbl>
      <w:tblPr>
        <w:tblStyle w:val="Table4"/>
        <w:tblW w:w="18573.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tblGridChange w:id="0">
          <w:tblGrid>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gridCol w:w="714.346153846153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4A">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34B">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4C">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4D">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4E">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4F">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0">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1">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2">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3">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4">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5">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6">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7">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8">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9">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A">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B">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C">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D">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E">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F">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60">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61">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62">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63">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otro</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64">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6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7E">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7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8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AS3</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98">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9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AS5</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B2">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B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CC">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E6">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F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00">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AS6</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1A">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34">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A8S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3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4E">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4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5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68">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6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7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82">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9C">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A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B6">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C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D0">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D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AS8</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EA">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E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F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04">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0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1E">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1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2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38">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3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4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52">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5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6C">
            <w:pPr>
              <w:widowControl w:val="0"/>
              <w:spacing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6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6">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7">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8">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9">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A">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B">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C">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D">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E">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7F">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0">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1">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2">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3">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4">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585">
            <w:pPr>
              <w:widowControl w:val="0"/>
              <w:spacing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w:t>
            </w:r>
          </w:p>
        </w:tc>
      </w:tr>
    </w:tbl>
    <w:p w:rsidR="00000000" w:rsidDel="00000000" w:rsidP="00000000" w:rsidRDefault="00000000" w:rsidRPr="00000000" w14:paraId="00000586">
      <w:pPr>
        <w:pStyle w:val="Heading3"/>
        <w:widowControl w:val="0"/>
        <w:spacing w:before="78.32618713378906" w:line="240" w:lineRule="auto"/>
        <w:ind w:left="0" w:right="0" w:firstLine="0"/>
        <w:jc w:val="left"/>
        <w:rPr>
          <w:rFonts w:ascii="Calibri" w:cs="Calibri" w:eastAsia="Calibri" w:hAnsi="Calibri"/>
        </w:rPr>
        <w:sectPr>
          <w:type w:val="nextPage"/>
          <w:pgSz w:h="14173" w:w="20013" w:orient="landscape"/>
          <w:pgMar w:bottom="576" w:top="431.99999999999994" w:left="576" w:right="504" w:header="0" w:footer="720"/>
        </w:sectPr>
      </w:pPr>
      <w:bookmarkStart w:colFirst="0" w:colLast="0" w:name="_pqlrz5ta32k9" w:id="17"/>
      <w:bookmarkEnd w:id="17"/>
      <w:r w:rsidDel="00000000" w:rsidR="00000000" w:rsidRPr="00000000">
        <w:rPr>
          <w:rtl w:val="0"/>
        </w:rPr>
      </w:r>
    </w:p>
    <w:p w:rsidR="00000000" w:rsidDel="00000000" w:rsidP="00000000" w:rsidRDefault="00000000" w:rsidRPr="00000000" w14:paraId="00000587">
      <w:pPr>
        <w:pStyle w:val="Heading2"/>
        <w:rPr/>
      </w:pPr>
      <w:bookmarkStart w:colFirst="0" w:colLast="0" w:name="_s7wacth1kbsq" w:id="18"/>
      <w:bookmarkEnd w:id="18"/>
      <w:r w:rsidDel="00000000" w:rsidR="00000000" w:rsidRPr="00000000">
        <w:rPr>
          <w:rtl w:val="0"/>
        </w:rPr>
      </w:r>
    </w:p>
    <w:p w:rsidR="00000000" w:rsidDel="00000000" w:rsidP="00000000" w:rsidRDefault="00000000" w:rsidRPr="00000000" w14:paraId="00000588">
      <w:pPr>
        <w:pStyle w:val="Heading2"/>
        <w:rPr/>
      </w:pPr>
      <w:bookmarkStart w:colFirst="0" w:colLast="0" w:name="_wxjc5rimwkov" w:id="19"/>
      <w:bookmarkEnd w:id="19"/>
      <w:r w:rsidDel="00000000" w:rsidR="00000000" w:rsidRPr="00000000">
        <w:rPr>
          <w:rtl w:val="0"/>
        </w:rPr>
        <w:t xml:space="preserve">Acciones semánticas implementadas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Presentamos a continuación, una lista de acciones semánticas asociadas a las transiciones del autómata del Analizador Léxico, con una breve descripción de cada una:</w:t>
      </w:r>
    </w:p>
    <w:p w:rsidR="00000000" w:rsidDel="00000000" w:rsidP="00000000" w:rsidRDefault="00000000" w:rsidRPr="00000000" w14:paraId="0000058B">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ASE</w:t>
      </w:r>
      <w:r w:rsidDel="00000000" w:rsidR="00000000" w:rsidRPr="00000000">
        <w:rPr>
          <w:rFonts w:ascii="Calibri" w:cs="Calibri" w:eastAsia="Calibri" w:hAnsi="Calibri"/>
          <w:sz w:val="22"/>
          <w:szCs w:val="22"/>
          <w:rtl w:val="0"/>
        </w:rPr>
        <w:t xml:space="preserve">: Esta acción se encarga de informar acerca de un error ocurrido</w:t>
      </w:r>
    </w:p>
    <w:p w:rsidR="00000000" w:rsidDel="00000000" w:rsidP="00000000" w:rsidRDefault="00000000" w:rsidRPr="00000000" w14:paraId="0000058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AS0</w:t>
      </w:r>
      <w:r w:rsidDel="00000000" w:rsidR="00000000" w:rsidRPr="00000000">
        <w:rPr>
          <w:rFonts w:ascii="Calibri" w:cs="Calibri" w:eastAsia="Calibri" w:hAnsi="Calibri"/>
          <w:sz w:val="22"/>
          <w:szCs w:val="22"/>
          <w:rtl w:val="0"/>
        </w:rPr>
        <w:t xml:space="preserve">: Se encarga únicamente de leer el siguiente token en el código del programa</w:t>
      </w:r>
    </w:p>
    <w:p w:rsidR="00000000" w:rsidDel="00000000" w:rsidP="00000000" w:rsidRDefault="00000000" w:rsidRPr="00000000" w14:paraId="0000058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AS1</w:t>
      </w:r>
      <w:r w:rsidDel="00000000" w:rsidR="00000000" w:rsidRPr="00000000">
        <w:rPr>
          <w:rFonts w:ascii="Calibri" w:cs="Calibri" w:eastAsia="Calibri" w:hAnsi="Calibri"/>
          <w:sz w:val="22"/>
          <w:szCs w:val="22"/>
          <w:rtl w:val="0"/>
        </w:rPr>
        <w:t xml:space="preserve">: Se lee el siguiente carácter y lo concatena.</w:t>
      </w:r>
    </w:p>
    <w:p w:rsidR="00000000" w:rsidDel="00000000" w:rsidP="00000000" w:rsidRDefault="00000000" w:rsidRPr="00000000" w14:paraId="0000058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AS2</w:t>
      </w:r>
      <w:r w:rsidDel="00000000" w:rsidR="00000000" w:rsidRPr="00000000">
        <w:rPr>
          <w:rFonts w:ascii="Calibri" w:cs="Calibri" w:eastAsia="Calibri" w:hAnsi="Calibri"/>
          <w:sz w:val="22"/>
          <w:szCs w:val="22"/>
          <w:rtl w:val="0"/>
        </w:rPr>
        <w:t xml:space="preserve">: Encargada de leer los símbolos: ‘+’  ‘-’  ‘/’  ‘(‘  ‘)’  ‘,’  ‘;’ , reconocer el literal, y devolver Token del mismo.</w:t>
      </w:r>
    </w:p>
    <w:p w:rsidR="00000000" w:rsidDel="00000000" w:rsidP="00000000" w:rsidRDefault="00000000" w:rsidRPr="00000000" w14:paraId="0000058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AS3</w:t>
      </w:r>
      <w:r w:rsidDel="00000000" w:rsidR="00000000" w:rsidRPr="00000000">
        <w:rPr>
          <w:rFonts w:ascii="Calibri" w:cs="Calibri" w:eastAsia="Calibri" w:hAnsi="Calibri"/>
          <w:sz w:val="22"/>
          <w:szCs w:val="22"/>
          <w:rtl w:val="0"/>
        </w:rPr>
        <w:t xml:space="preserve">: Destinada principalmente al enviar tokens de identificadores y palabras reservadas.</w:t>
      </w:r>
    </w:p>
    <w:p w:rsidR="00000000" w:rsidDel="00000000" w:rsidP="00000000" w:rsidRDefault="00000000" w:rsidRPr="00000000" w14:paraId="000005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Revisa si lo leído hasta el momento un identificador o palabra reservada.</w:t>
      </w:r>
    </w:p>
    <w:p w:rsidR="00000000" w:rsidDel="00000000" w:rsidP="00000000" w:rsidRDefault="00000000" w:rsidRPr="00000000" w14:paraId="00000591">
      <w:pPr>
        <w:ind w:left="1003.2000732421875" w:hanging="274.809684753417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 es ID, verifica su longitud y </w:t>
      </w:r>
      <w:r w:rsidDel="00000000" w:rsidR="00000000" w:rsidRPr="00000000">
        <w:rPr>
          <w:sz w:val="22"/>
          <w:szCs w:val="22"/>
          <w:rtl w:val="0"/>
        </w:rPr>
        <w:t xml:space="preserve">envía</w:t>
      </w:r>
      <w:r w:rsidDel="00000000" w:rsidR="00000000" w:rsidRPr="00000000">
        <w:rPr>
          <w:rFonts w:ascii="Calibri" w:cs="Calibri" w:eastAsia="Calibri" w:hAnsi="Calibri"/>
          <w:sz w:val="22"/>
          <w:szCs w:val="22"/>
          <w:rtl w:val="0"/>
        </w:rPr>
        <w:t xml:space="preserve"> un </w:t>
      </w:r>
      <w:r w:rsidDel="00000000" w:rsidR="00000000" w:rsidRPr="00000000">
        <w:rPr>
          <w:rFonts w:ascii="Calibri" w:cs="Calibri" w:eastAsia="Calibri" w:hAnsi="Calibri"/>
          <w:i w:val="1"/>
          <w:iCs w:val="1"/>
          <w:sz w:val="22"/>
          <w:szCs w:val="22"/>
          <w:rtl w:val="0"/>
        </w:rPr>
        <w:t xml:space="preserve">warning</w:t>
      </w:r>
      <w:r w:rsidDel="00000000" w:rsidR="00000000" w:rsidRPr="00000000">
        <w:rPr>
          <w:rFonts w:ascii="Calibri" w:cs="Calibri" w:eastAsia="Calibri" w:hAnsi="Calibri"/>
          <w:sz w:val="22"/>
          <w:szCs w:val="22"/>
          <w:rtl w:val="0"/>
        </w:rPr>
        <w:t xml:space="preserve"> si la supera. También lo agrega a la tabla de símbolos y devuelve su      identificación. </w:t>
      </w:r>
    </w:p>
    <w:p w:rsidR="00000000" w:rsidDel="00000000" w:rsidP="00000000" w:rsidRDefault="00000000" w:rsidRPr="00000000" w14:paraId="00000592">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t xml:space="preserve">     Si es una palabra reservada, solo devuelve el identificador de token de la misma. </w:t>
      </w:r>
    </w:p>
    <w:p w:rsidR="00000000" w:rsidDel="00000000" w:rsidP="00000000" w:rsidRDefault="00000000" w:rsidRPr="00000000" w14:paraId="00000593">
      <w:pPr>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AS4</w:t>
      </w:r>
      <w:r w:rsidDel="00000000" w:rsidR="00000000" w:rsidRPr="00000000">
        <w:rPr>
          <w:rFonts w:ascii="Calibri" w:cs="Calibri" w:eastAsia="Calibri" w:hAnsi="Calibri"/>
          <w:sz w:val="22"/>
          <w:szCs w:val="22"/>
          <w:rtl w:val="0"/>
        </w:rPr>
        <w:t xml:space="preserve">: Elimina el final de la cadena</w:t>
      </w:r>
    </w:p>
    <w:p w:rsidR="00000000" w:rsidDel="00000000" w:rsidP="00000000" w:rsidRDefault="00000000" w:rsidRPr="00000000" w14:paraId="0000059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AS5</w:t>
      </w:r>
      <w:r w:rsidDel="00000000" w:rsidR="00000000" w:rsidRPr="00000000">
        <w:rPr>
          <w:rFonts w:ascii="Calibri" w:cs="Calibri" w:eastAsia="Calibri" w:hAnsi="Calibri"/>
          <w:sz w:val="22"/>
          <w:szCs w:val="22"/>
          <w:rtl w:val="0"/>
        </w:rPr>
        <w:t xml:space="preserve">: Agrega el valor de la constante entera </w:t>
      </w:r>
      <w:r w:rsidDel="00000000" w:rsidR="00000000" w:rsidRPr="00000000">
        <w:rPr>
          <w:sz w:val="22"/>
          <w:szCs w:val="22"/>
          <w:rtl w:val="0"/>
        </w:rPr>
        <w:t xml:space="preserve">leída</w:t>
      </w:r>
      <w:r w:rsidDel="00000000" w:rsidR="00000000" w:rsidRPr="00000000">
        <w:rPr>
          <w:rFonts w:ascii="Calibri" w:cs="Calibri" w:eastAsia="Calibri" w:hAnsi="Calibri"/>
          <w:sz w:val="22"/>
          <w:szCs w:val="22"/>
          <w:rtl w:val="0"/>
        </w:rPr>
        <w:t xml:space="preserve"> a la tabla de símbolos si no está en ella, también verifica el rango entero y devuelve el identificador del Token CTE</w:t>
      </w:r>
      <w:r w:rsidDel="00000000" w:rsidR="00000000" w:rsidRPr="00000000">
        <w:rPr>
          <w:rtl w:val="0"/>
        </w:rPr>
      </w:r>
    </w:p>
    <w:p w:rsidR="00000000" w:rsidDel="00000000" w:rsidP="00000000" w:rsidRDefault="00000000" w:rsidRPr="00000000" w14:paraId="0000059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AS6</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Agrega el valor de la constante flotante </w:t>
      </w:r>
      <w:r w:rsidDel="00000000" w:rsidR="00000000" w:rsidRPr="00000000">
        <w:rPr>
          <w:sz w:val="22"/>
          <w:szCs w:val="22"/>
          <w:rtl w:val="0"/>
        </w:rPr>
        <w:t xml:space="preserve">leída</w:t>
      </w:r>
      <w:r w:rsidDel="00000000" w:rsidR="00000000" w:rsidRPr="00000000">
        <w:rPr>
          <w:rFonts w:ascii="Calibri" w:cs="Calibri" w:eastAsia="Calibri" w:hAnsi="Calibri"/>
          <w:sz w:val="22"/>
          <w:szCs w:val="22"/>
          <w:rtl w:val="0"/>
        </w:rPr>
        <w:t xml:space="preserve"> a la tabla de símbolos si no está en ella, también verifica el rango correspondiente y devuelve el identificador del Token CTE</w:t>
      </w:r>
      <w:r w:rsidDel="00000000" w:rsidR="00000000" w:rsidRPr="00000000">
        <w:rPr>
          <w:rtl w:val="0"/>
        </w:rPr>
      </w:r>
    </w:p>
    <w:p w:rsidR="00000000" w:rsidDel="00000000" w:rsidP="00000000" w:rsidRDefault="00000000" w:rsidRPr="00000000" w14:paraId="0000059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AS7</w:t>
      </w:r>
      <w:r w:rsidDel="00000000" w:rsidR="00000000" w:rsidRPr="00000000">
        <w:rPr>
          <w:rFonts w:ascii="Calibri" w:cs="Calibri" w:eastAsia="Calibri" w:hAnsi="Calibri"/>
          <w:sz w:val="22"/>
          <w:szCs w:val="22"/>
          <w:rtl w:val="0"/>
        </w:rPr>
        <w:t xml:space="preserve">: Lee siguiente carácter, lo concatena con el carácter actual, devuelve el Token correspondiente</w:t>
      </w:r>
    </w:p>
    <w:p w:rsidR="00000000" w:rsidDel="00000000" w:rsidP="00000000" w:rsidRDefault="00000000" w:rsidRPr="00000000" w14:paraId="0000059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AS8</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 Solo se encarga de devolver el token correspondiente</w:t>
      </w:r>
    </w:p>
    <w:p w:rsidR="00000000" w:rsidDel="00000000" w:rsidP="00000000" w:rsidRDefault="00000000" w:rsidRPr="00000000" w14:paraId="0000059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AS9</w:t>
      </w:r>
      <w:r w:rsidDel="00000000" w:rsidR="00000000" w:rsidRPr="00000000">
        <w:rPr>
          <w:rFonts w:ascii="Calibri" w:cs="Calibri" w:eastAsia="Calibri" w:hAnsi="Calibri"/>
          <w:sz w:val="22"/>
          <w:szCs w:val="22"/>
          <w:rtl w:val="0"/>
        </w:rPr>
        <w:t xml:space="preserve">: Esta acción está destinada a los comentarios. Suprime el token leído hasta el momento, y lee el siguiente carácter</w:t>
      </w:r>
    </w:p>
    <w:p w:rsidR="00000000" w:rsidDel="00000000" w:rsidP="00000000" w:rsidRDefault="00000000" w:rsidRPr="00000000" w14:paraId="00000599">
      <w:pPr>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Ya que los comentarios no debemos enviarlos al Parser, no devolvemos el token correspondiente, lo ignoramos</w:t>
      </w:r>
    </w:p>
    <w:p w:rsidR="00000000" w:rsidDel="00000000" w:rsidP="00000000" w:rsidRDefault="00000000" w:rsidRPr="00000000" w14:paraId="0000059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Agrega el valor de la cadena leída a la tabla de símbolos si no está en ella y devuelve el identificador del Token CTE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9B">
      <w:pPr>
        <w:ind w:left="8.390388488769531"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C">
      <w:pPr>
        <w:pStyle w:val="Heading1"/>
        <w:rPr/>
      </w:pPr>
      <w:bookmarkStart w:colFirst="0" w:colLast="0" w:name="_i3vclhrr3ap2" w:id="20"/>
      <w:bookmarkEnd w:id="20"/>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1"/>
        <w:rPr>
          <w:rFonts w:ascii="Arial" w:cs="Arial" w:eastAsia="Arial" w:hAnsi="Arial"/>
          <w:sz w:val="21"/>
          <w:szCs w:val="21"/>
        </w:rPr>
      </w:pPr>
      <w:bookmarkStart w:colFirst="0" w:colLast="0" w:name="_80rlka6pry5k" w:id="21"/>
      <w:bookmarkEnd w:id="21"/>
      <w:r w:rsidDel="00000000" w:rsidR="00000000" w:rsidRPr="00000000">
        <w:rPr>
          <w:rtl w:val="0"/>
        </w:rPr>
        <w:t xml:space="preserve">Analizador Sinctactico</w:t>
      </w:r>
      <w:r w:rsidDel="00000000" w:rsidR="00000000" w:rsidRPr="00000000">
        <w:rPr>
          <w:rtl w:val="0"/>
        </w:rPr>
      </w:r>
    </w:p>
    <w:p w:rsidR="00000000" w:rsidDel="00000000" w:rsidP="00000000" w:rsidRDefault="00000000" w:rsidRPr="00000000" w14:paraId="0000059E">
      <w:pPr>
        <w:widowControl w:val="0"/>
        <w:spacing w:before="4" w:line="360" w:lineRule="auto"/>
        <w:ind w:right="0"/>
        <w:rPr>
          <w:rFonts w:ascii="Arial" w:cs="Arial" w:eastAsia="Arial" w:hAnsi="Arial"/>
          <w:sz w:val="17"/>
          <w:szCs w:val="17"/>
        </w:rPr>
      </w:pPr>
      <w:r w:rsidDel="00000000" w:rsidR="00000000" w:rsidRPr="00000000">
        <w:rPr>
          <w:rtl w:val="0"/>
        </w:rPr>
      </w:r>
    </w:p>
    <w:p w:rsidR="00000000" w:rsidDel="00000000" w:rsidP="00000000" w:rsidRDefault="00000000" w:rsidRPr="00000000" w14:paraId="0000059F">
      <w:pPr>
        <w:pStyle w:val="Heading2"/>
        <w:tabs>
          <w:tab w:val="left" w:leader="none" w:pos="940"/>
          <w:tab w:val="left" w:leader="none" w:pos="941"/>
        </w:tabs>
        <w:rPr/>
      </w:pPr>
      <w:bookmarkStart w:colFirst="0" w:colLast="0" w:name="_b546mfqk99z7" w:id="22"/>
      <w:bookmarkEnd w:id="22"/>
      <w:r w:rsidDel="00000000" w:rsidR="00000000" w:rsidRPr="00000000">
        <w:rPr>
          <w:rtl w:val="0"/>
        </w:rPr>
        <w:t xml:space="preserve">Consignas Generales</w:t>
      </w:r>
    </w:p>
    <w:p w:rsidR="00000000" w:rsidDel="00000000" w:rsidP="00000000" w:rsidRDefault="00000000" w:rsidRPr="00000000" w14:paraId="000005A0">
      <w:pPr>
        <w:tabs>
          <w:tab w:val="left" w:leader="none" w:pos="953"/>
        </w:tabs>
        <w:jc w:val="both"/>
        <w:rPr/>
      </w:pPr>
      <w:r w:rsidDel="00000000" w:rsidR="00000000" w:rsidRPr="00000000">
        <w:rPr>
          <w:rtl w:val="0"/>
        </w:rPr>
        <w:t xml:space="preserve">Se solicitó: adaptar el Analizador Léxico del Trabajo Práctico 1 para convertirlo en el método o función int </w:t>
      </w:r>
      <w:r w:rsidDel="00000000" w:rsidR="00000000" w:rsidRPr="00000000">
        <w:rPr>
          <w:b w:val="1"/>
          <w:bCs w:val="1"/>
          <w:rtl w:val="0"/>
        </w:rPr>
        <w:t xml:space="preserve">yylex</w:t>
      </w:r>
      <w:r w:rsidDel="00000000" w:rsidR="00000000" w:rsidRPr="00000000">
        <w:rPr>
          <w:rtl w:val="0"/>
        </w:rPr>
        <w:t xml:space="preserve">() (o el nombre que el Parser generado requiera). Tener en cuenta que el léxico deberá devolver al parser, en cada invocación, un token. Para los identificadores, constantes y cadenas, deberá devolver además, la referencia a la entrada de la Tabla de Símbolos donde se ha registrado dicho símbolo, utilizando yylval para hacerlo.</w:t>
      </w:r>
    </w:p>
    <w:p w:rsidR="00000000" w:rsidDel="00000000" w:rsidP="00000000" w:rsidRDefault="00000000" w:rsidRPr="00000000" w14:paraId="000005A1">
      <w:pPr>
        <w:tabs>
          <w:tab w:val="left" w:leader="none" w:pos="953"/>
        </w:tabs>
        <w:jc w:val="both"/>
        <w:rPr/>
      </w:pPr>
      <w:r w:rsidDel="00000000" w:rsidR="00000000" w:rsidRPr="00000000">
        <w:rPr>
          <w:rtl w:val="0"/>
        </w:rPr>
        <w:t xml:space="preserve">Para aquellos tipos de datos que permitan valores negativos (INTEGER, LONGINT, FLOAT y DOUBLE) deberán detectar constantes negativas, modificando la tabla de símbolos según corresponda. Será necesario volver a controlar el rango de las constantes, ya que un valor aceptado para una constante por el Analizador Léxico, que desconoce su signo, puede estar fuera de rango si la constante es positiva.</w:t>
      </w:r>
    </w:p>
    <w:p w:rsidR="00000000" w:rsidDel="00000000" w:rsidP="00000000" w:rsidRDefault="00000000" w:rsidRPr="00000000" w14:paraId="000005A2">
      <w:pPr>
        <w:numPr>
          <w:ilvl w:val="0"/>
          <w:numId w:val="3"/>
        </w:numPr>
        <w:tabs>
          <w:tab w:val="left" w:leader="none" w:pos="1301"/>
        </w:tabs>
        <w:ind w:left="720" w:hanging="360"/>
        <w:jc w:val="both"/>
        <w:rPr>
          <w:u w:val="none"/>
        </w:rPr>
      </w:pPr>
      <w:r w:rsidDel="00000000" w:rsidR="00000000" w:rsidRPr="00000000">
        <w:rPr>
          <w:rtl w:val="0"/>
        </w:rPr>
        <w:t xml:space="preserve">Ejemplo: Las constantes de tipo INTEGER pueden tomar valores desde –32768 a 32767. El Léxico aceptará la constante 32768 como válida, pero si se trata de una constante positiva, estará fuera de rango.</w:t>
      </w:r>
    </w:p>
    <w:p w:rsidR="00000000" w:rsidDel="00000000" w:rsidP="00000000" w:rsidRDefault="00000000" w:rsidRPr="00000000" w14:paraId="000005A3">
      <w:pPr>
        <w:tabs>
          <w:tab w:val="left" w:leader="none" w:pos="953"/>
        </w:tabs>
        <w:jc w:val="both"/>
        <w:rPr/>
      </w:pPr>
      <w:r w:rsidDel="00000000" w:rsidR="00000000" w:rsidRPr="00000000">
        <w:rPr>
          <w:rtl w:val="0"/>
        </w:rPr>
        <w:t xml:space="preserve">Cuando se detecte un error, la compilación debe continuar.</w:t>
      </w:r>
    </w:p>
    <w:p w:rsidR="00000000" w:rsidDel="00000000" w:rsidP="00000000" w:rsidRDefault="00000000" w:rsidRPr="00000000" w14:paraId="000005A4">
      <w:pPr>
        <w:tabs>
          <w:tab w:val="left" w:leader="none" w:pos="953"/>
        </w:tabs>
        <w:jc w:val="both"/>
        <w:rPr/>
      </w:pPr>
      <w:r w:rsidDel="00000000" w:rsidR="00000000" w:rsidRPr="00000000">
        <w:rPr>
          <w:rtl w:val="0"/>
        </w:rPr>
        <w:t xml:space="preserve">Conflictos: Eliminar TODOS LOS CONFLICTOS SHIFT-REDUCE Y REDUCE-REDUCE que se presenten al generar el parser.</w:t>
      </w:r>
    </w:p>
    <w:p w:rsidR="00000000" w:rsidDel="00000000" w:rsidP="00000000" w:rsidRDefault="00000000" w:rsidRPr="00000000" w14:paraId="000005A5">
      <w:pPr>
        <w:widowControl w:val="0"/>
        <w:tabs>
          <w:tab w:val="left" w:leader="none" w:pos="953"/>
        </w:tabs>
        <w:spacing w:before="55" w:line="360" w:lineRule="auto"/>
        <w:ind w:left="952" w:right="227"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6">
      <w:pPr>
        <w:pStyle w:val="Heading2"/>
        <w:tabs>
          <w:tab w:val="left" w:leader="none" w:pos="940"/>
          <w:tab w:val="left" w:leader="none" w:pos="941"/>
          <w:tab w:val="left" w:leader="none" w:pos="940"/>
          <w:tab w:val="left" w:leader="none" w:pos="941"/>
        </w:tabs>
        <w:rPr/>
      </w:pPr>
      <w:bookmarkStart w:colFirst="0" w:colLast="0" w:name="_3rdcrjn" w:id="23"/>
      <w:bookmarkEnd w:id="23"/>
      <w:r w:rsidDel="00000000" w:rsidR="00000000" w:rsidRPr="00000000">
        <w:rPr>
          <w:rtl w:val="0"/>
        </w:rPr>
        <w:t xml:space="preserve">Descripción del proceso de desarrollo </w:t>
      </w:r>
    </w:p>
    <w:p w:rsidR="00000000" w:rsidDel="00000000" w:rsidP="00000000" w:rsidRDefault="00000000" w:rsidRPr="00000000" w14:paraId="000005A7">
      <w:pPr>
        <w:tabs>
          <w:tab w:val="left" w:leader="none" w:pos="940"/>
          <w:tab w:val="left" w:leader="none" w:pos="941"/>
        </w:tabs>
        <w:rPr/>
      </w:pPr>
      <w:r w:rsidDel="00000000" w:rsidR="00000000" w:rsidRPr="00000000">
        <w:rPr>
          <w:rtl w:val="0"/>
        </w:rPr>
      </w:r>
    </w:p>
    <w:p w:rsidR="00000000" w:rsidDel="00000000" w:rsidP="00000000" w:rsidRDefault="00000000" w:rsidRPr="00000000" w14:paraId="000005A8">
      <w:pPr>
        <w:tabs>
          <w:tab w:val="left" w:leader="none" w:pos="940"/>
          <w:tab w:val="left" w:leader="none" w:pos="941"/>
        </w:tabs>
        <w:jc w:val="both"/>
        <w:rPr/>
      </w:pPr>
      <w:r w:rsidDel="00000000" w:rsidR="00000000" w:rsidRPr="00000000">
        <w:rPr>
          <w:rtl w:val="0"/>
        </w:rPr>
        <w:t xml:space="preserve">Lo primero a realizar en este trabajo fueron las reglas gramaticales acordes a las consignas solicitadas, las cuales se analizaron, revisaron y corrigieron en varias oportunidades para cumplir con lo estipulado. Además, acordamos entre nosotros, formular reglas lo más desgranadas posibles para favorecer la interpretación y facilidad de corrección. También se </w:t>
      </w:r>
      <w:r w:rsidDel="00000000" w:rsidR="00000000" w:rsidRPr="00000000">
        <w:rPr>
          <w:rtl w:val="0"/>
        </w:rPr>
        <w:t xml:space="preserve">tomaron una serie de decisiones que </w:t>
      </w:r>
      <w:r w:rsidDel="00000000" w:rsidR="00000000" w:rsidRPr="00000000">
        <w:rPr>
          <w:rtl w:val="0"/>
        </w:rPr>
        <w:t xml:space="preserve">eran nuestra responsabilidad, las cuales se explicarán más adelante. La versión final de las mismas será mostrada en la próxima sección de este informe.</w:t>
      </w:r>
    </w:p>
    <w:p w:rsidR="00000000" w:rsidDel="00000000" w:rsidP="00000000" w:rsidRDefault="00000000" w:rsidRPr="00000000" w14:paraId="000005A9">
      <w:pPr>
        <w:tabs>
          <w:tab w:val="left" w:leader="none" w:pos="940"/>
          <w:tab w:val="left" w:leader="none" w:pos="941"/>
        </w:tabs>
        <w:jc w:val="both"/>
        <w:rPr/>
      </w:pPr>
      <w:r w:rsidDel="00000000" w:rsidR="00000000" w:rsidRPr="00000000">
        <w:rPr>
          <w:rtl w:val="0"/>
        </w:rPr>
        <w:t xml:space="preserve">Por otro lado, cuando utilizamos la herramienta yacc para Java, nos generó un archivo Parser.java y otro ParserVal.java. en los cuales debimos completar una serie de parámetros para conectarlo correctamente con el analizador sintáctico dado que en las pruebas esto se volvió tedioso y por eso agregamos al archivo de la semántica la siguiente función:</w:t>
      </w:r>
    </w:p>
    <w:p w:rsidR="00000000" w:rsidDel="00000000" w:rsidP="00000000" w:rsidRDefault="00000000" w:rsidRPr="00000000" w14:paraId="000005AA">
      <w:pPr>
        <w:tabs>
          <w:tab w:val="left" w:leader="none" w:pos="940"/>
          <w:tab w:val="left" w:leader="none" w:pos="941"/>
        </w:tabs>
        <w:jc w:val="both"/>
        <w:rPr>
          <w:i w:val="1"/>
          <w:iCs w:val="1"/>
        </w:rPr>
      </w:pPr>
      <w:r w:rsidDel="00000000" w:rsidR="00000000" w:rsidRPr="00000000">
        <w:rPr>
          <w:rtl w:val="0"/>
        </w:rPr>
        <w:tab/>
      </w:r>
      <w:r w:rsidDel="00000000" w:rsidR="00000000" w:rsidRPr="00000000">
        <w:rPr>
          <w:i w:val="1"/>
          <w:iCs w:val="1"/>
          <w:rtl w:val="0"/>
        </w:rPr>
        <w:t xml:space="preserve">int yylex() {   return </w:t>
      </w:r>
      <w:r w:rsidDel="00000000" w:rsidR="00000000" w:rsidRPr="00000000">
        <w:rPr>
          <w:i w:val="1"/>
          <w:iCs w:val="1"/>
          <w:rtl w:val="0"/>
        </w:rPr>
        <w:t xml:space="preserve">AnalizadorLexico.yylex</w:t>
      </w:r>
      <w:r w:rsidDel="00000000" w:rsidR="00000000" w:rsidRPr="00000000">
        <w:rPr>
          <w:i w:val="1"/>
          <w:iCs w:val="1"/>
          <w:rtl w:val="0"/>
        </w:rPr>
        <w:t xml:space="preserve">( </w:t>
      </w:r>
      <w:r w:rsidDel="00000000" w:rsidR="00000000" w:rsidRPr="00000000">
        <w:rPr>
          <w:i w:val="1"/>
          <w:iCs w:val="1"/>
          <w:rtl w:val="0"/>
        </w:rPr>
        <w:t xml:space="preserve">AnalizadorLexico.lector</w:t>
      </w:r>
      <w:r w:rsidDel="00000000" w:rsidR="00000000" w:rsidRPr="00000000">
        <w:rPr>
          <w:i w:val="1"/>
          <w:iCs w:val="1"/>
          <w:rtl w:val="0"/>
        </w:rPr>
        <w:t xml:space="preserve"> );  }</w:t>
      </w:r>
    </w:p>
    <w:p w:rsidR="00000000" w:rsidDel="00000000" w:rsidP="00000000" w:rsidRDefault="00000000" w:rsidRPr="00000000" w14:paraId="000005AB">
      <w:pPr>
        <w:tabs>
          <w:tab w:val="left" w:leader="none" w:pos="940"/>
          <w:tab w:val="left" w:leader="none" w:pos="941"/>
        </w:tabs>
        <w:rPr/>
      </w:pPr>
      <w:r w:rsidDel="00000000" w:rsidR="00000000" w:rsidRPr="00000000">
        <w:rPr>
          <w:rtl w:val="0"/>
        </w:rPr>
      </w:r>
    </w:p>
    <w:p w:rsidR="00000000" w:rsidDel="00000000" w:rsidP="00000000" w:rsidRDefault="00000000" w:rsidRPr="00000000" w14:paraId="000005AC">
      <w:pPr>
        <w:pStyle w:val="Heading3"/>
        <w:tabs>
          <w:tab w:val="left" w:leader="none" w:pos="940"/>
          <w:tab w:val="left" w:leader="none" w:pos="941"/>
        </w:tabs>
        <w:rPr/>
      </w:pPr>
      <w:bookmarkStart w:colFirst="0" w:colLast="0" w:name="_fz9on4ejzfno" w:id="24"/>
      <w:bookmarkEnd w:id="24"/>
      <w:r w:rsidDel="00000000" w:rsidR="00000000" w:rsidRPr="00000000">
        <w:rPr>
          <w:rtl w:val="0"/>
        </w:rPr>
        <w:t xml:space="preserve">Problemas surgidos y soluciones adoptadas en el proceso</w:t>
      </w:r>
    </w:p>
    <w:p w:rsidR="00000000" w:rsidDel="00000000" w:rsidP="00000000" w:rsidRDefault="00000000" w:rsidRPr="00000000" w14:paraId="000005AD">
      <w:pPr>
        <w:tabs>
          <w:tab w:val="left" w:leader="none" w:pos="940"/>
          <w:tab w:val="left" w:leader="none" w:pos="941"/>
        </w:tabs>
        <w:rPr/>
      </w:pPr>
      <w:r w:rsidDel="00000000" w:rsidR="00000000" w:rsidRPr="00000000">
        <w:rPr>
          <w:rtl w:val="0"/>
        </w:rPr>
      </w:r>
    </w:p>
    <w:p w:rsidR="00000000" w:rsidDel="00000000" w:rsidP="00000000" w:rsidRDefault="00000000" w:rsidRPr="00000000" w14:paraId="000005AE">
      <w:pPr>
        <w:tabs>
          <w:tab w:val="left" w:leader="none" w:pos="940"/>
          <w:tab w:val="left" w:leader="none" w:pos="941"/>
        </w:tabs>
        <w:jc w:val="both"/>
        <w:rPr/>
      </w:pPr>
      <w:r w:rsidDel="00000000" w:rsidR="00000000" w:rsidRPr="00000000">
        <w:rPr>
          <w:rtl w:val="0"/>
        </w:rPr>
        <w:t xml:space="preserve">Nuestros primeros inconvenientes en el proceso de desarrollo surgieron con respecto a los anidamientos y sentencias permitidas en algunas partes del código, pero no en otras. Por ejemplo: la sentencia BREAK solo puede presentarse dentro de bloques de iteración (REPEAT-UNTIL) y no en la ejecución general del programa, por ende una sentencia de selección (IF) podría tener BREAK dentro si está a su vez en los primeros mencionados. A su vez, una selección e iteración pueden contener una sentencia de prevención de errores (TRY CATCH), siempre y cuando no esté dentro de otro del mismo tipo, ya que por enunciado esto no debía permitirse.</w:t>
      </w:r>
    </w:p>
    <w:p w:rsidR="00000000" w:rsidDel="00000000" w:rsidP="00000000" w:rsidRDefault="00000000" w:rsidRPr="00000000" w14:paraId="000005AF">
      <w:pPr>
        <w:tabs>
          <w:tab w:val="left" w:leader="none" w:pos="940"/>
          <w:tab w:val="left" w:leader="none" w:pos="941"/>
        </w:tabs>
        <w:jc w:val="both"/>
        <w:rPr/>
      </w:pPr>
      <w:r w:rsidDel="00000000" w:rsidR="00000000" w:rsidRPr="00000000">
        <w:rPr>
          <w:rtl w:val="0"/>
        </w:rPr>
        <w:t xml:space="preserve">Para resolver los anteriores inconvenientes optamos por escribir más reglas gramaticales que solucionaran esto último, de tal manera que tuviéramos diferentes opciones para formar selecciones:</w:t>
      </w:r>
    </w:p>
    <w:p w:rsidR="00000000" w:rsidDel="00000000" w:rsidP="00000000" w:rsidRDefault="00000000" w:rsidRPr="00000000" w14:paraId="000005B0">
      <w:pPr>
        <w:numPr>
          <w:ilvl w:val="0"/>
          <w:numId w:val="2"/>
        </w:numPr>
        <w:tabs>
          <w:tab w:val="left" w:leader="none" w:pos="940"/>
          <w:tab w:val="left" w:leader="none" w:pos="941"/>
        </w:tabs>
        <w:spacing w:after="0" w:afterAutospacing="0"/>
        <w:ind w:left="720" w:hanging="360"/>
        <w:jc w:val="both"/>
        <w:rPr>
          <w:u w:val="none"/>
        </w:rPr>
      </w:pPr>
      <w:r w:rsidDel="00000000" w:rsidR="00000000" w:rsidRPr="00000000">
        <w:rPr>
          <w:rtl w:val="0"/>
        </w:rPr>
        <w:t xml:space="preserve">la selección dentro de un bloque general (no puede contener BREAK, y puede contener prevenciones de error), la selección dentro de una iteración (se diferencia por la posibilidad de agregar BREAK),</w:t>
      </w:r>
    </w:p>
    <w:p w:rsidR="00000000" w:rsidDel="00000000" w:rsidP="00000000" w:rsidRDefault="00000000" w:rsidRPr="00000000" w14:paraId="000005B1">
      <w:pPr>
        <w:numPr>
          <w:ilvl w:val="0"/>
          <w:numId w:val="2"/>
        </w:numPr>
        <w:tabs>
          <w:tab w:val="left" w:leader="none" w:pos="940"/>
          <w:tab w:val="left" w:leader="none" w:pos="941"/>
        </w:tabs>
        <w:spacing w:after="0" w:afterAutospacing="0" w:before="0" w:beforeAutospacing="0"/>
        <w:ind w:left="720" w:hanging="360"/>
        <w:jc w:val="both"/>
        <w:rPr>
          <w:u w:val="none"/>
        </w:rPr>
      </w:pPr>
      <w:r w:rsidDel="00000000" w:rsidR="00000000" w:rsidRPr="00000000">
        <w:rPr>
          <w:rtl w:val="0"/>
        </w:rPr>
        <w:t xml:space="preserve">la selección dentro de prevenciones de error ( que no pueden contener otras prevenciones ni BREAK), </w:t>
      </w:r>
    </w:p>
    <w:p w:rsidR="00000000" w:rsidDel="00000000" w:rsidP="00000000" w:rsidRDefault="00000000" w:rsidRPr="00000000" w14:paraId="000005B2">
      <w:pPr>
        <w:numPr>
          <w:ilvl w:val="0"/>
          <w:numId w:val="2"/>
        </w:numPr>
        <w:tabs>
          <w:tab w:val="left" w:leader="none" w:pos="940"/>
          <w:tab w:val="left" w:leader="none" w:pos="941"/>
        </w:tabs>
        <w:spacing w:before="0" w:beforeAutospacing="0"/>
        <w:ind w:left="720" w:hanging="360"/>
        <w:jc w:val="both"/>
        <w:rPr>
          <w:u w:val="none"/>
        </w:rPr>
      </w:pPr>
      <w:r w:rsidDel="00000000" w:rsidR="00000000" w:rsidRPr="00000000">
        <w:rPr>
          <w:rtl w:val="0"/>
        </w:rPr>
        <w:t xml:space="preserve">y la selección dentro de una iteración dentro de una prevención ( pudiendo contener BREAK pero sin poder anidar prevenciones).</w:t>
      </w:r>
    </w:p>
    <w:p w:rsidR="00000000" w:rsidDel="00000000" w:rsidP="00000000" w:rsidRDefault="00000000" w:rsidRPr="00000000" w14:paraId="000005B3">
      <w:pPr>
        <w:tabs>
          <w:tab w:val="left" w:leader="none" w:pos="940"/>
          <w:tab w:val="left" w:leader="none" w:pos="941"/>
        </w:tabs>
        <w:jc w:val="both"/>
        <w:rPr/>
      </w:pPr>
      <w:r w:rsidDel="00000000" w:rsidR="00000000" w:rsidRPr="00000000">
        <w:rPr>
          <w:rtl w:val="0"/>
        </w:rPr>
        <w:t xml:space="preserve">Por otro lado, para las iteraciones solo resultaron dos variantes: la general, que puede contener prevenciones, y la iteración que está dentro de estas últimas y le quitamos la posibilidad de declararlas para prevenir anidamientos.</w:t>
      </w:r>
    </w:p>
    <w:p w:rsidR="00000000" w:rsidDel="00000000" w:rsidP="00000000" w:rsidRDefault="00000000" w:rsidRPr="00000000" w14:paraId="000005B4">
      <w:pPr>
        <w:tabs>
          <w:tab w:val="left" w:leader="none" w:pos="940"/>
          <w:tab w:val="left" w:leader="none" w:pos="941"/>
        </w:tabs>
        <w:jc w:val="both"/>
        <w:rPr/>
      </w:pPr>
      <w:r w:rsidDel="00000000" w:rsidR="00000000" w:rsidRPr="00000000">
        <w:rPr>
          <w:rtl w:val="0"/>
        </w:rPr>
      </w:r>
    </w:p>
    <w:p w:rsidR="00000000" w:rsidDel="00000000" w:rsidP="00000000" w:rsidRDefault="00000000" w:rsidRPr="00000000" w14:paraId="000005B5">
      <w:pPr>
        <w:tabs>
          <w:tab w:val="left" w:leader="none" w:pos="940"/>
          <w:tab w:val="left" w:leader="none" w:pos="941"/>
        </w:tabs>
        <w:jc w:val="both"/>
        <w:rPr/>
      </w:pPr>
      <w:r w:rsidDel="00000000" w:rsidR="00000000" w:rsidRPr="00000000">
        <w:rPr>
          <w:rtl w:val="0"/>
        </w:rPr>
        <w:t xml:space="preserve"> En una segunda instancia, comenzando a implementar la consideración de errores, utilizamos sin discreción el token error hasta en los no terminales más generales de la gramática. Tras encontrarnos con los fallos que devolvió la herramienta yacc e informarnos sobre nuestra equivocación volvimos hacia atrás en el proceso, y reescribimos los errores a considerar.</w:t>
      </w:r>
    </w:p>
    <w:p w:rsidR="00000000" w:rsidDel="00000000" w:rsidP="00000000" w:rsidRDefault="00000000" w:rsidRPr="00000000" w14:paraId="000005B6">
      <w:pPr>
        <w:tabs>
          <w:tab w:val="left" w:leader="none" w:pos="940"/>
          <w:tab w:val="left" w:leader="none" w:pos="941"/>
        </w:tabs>
        <w:jc w:val="both"/>
        <w:rPr/>
      </w:pPr>
      <w:r w:rsidDel="00000000" w:rsidR="00000000" w:rsidRPr="00000000">
        <w:rPr>
          <w:rtl w:val="0"/>
        </w:rPr>
        <w:t xml:space="preserve">Así, al reescribirlos, lo hicimos desde las reglas más puntuales a la más general y utilizando una nueva y sencilla función declarada ‘yyerror’: </w:t>
      </w:r>
    </w:p>
    <w:p w:rsidR="00000000" w:rsidDel="00000000" w:rsidP="00000000" w:rsidRDefault="00000000" w:rsidRPr="00000000" w14:paraId="000005B7">
      <w:pPr>
        <w:tabs>
          <w:tab w:val="left" w:leader="none" w:pos="940"/>
          <w:tab w:val="left" w:leader="none" w:pos="941"/>
        </w:tabs>
        <w:jc w:val="center"/>
        <w:rPr>
          <w:color w:val="434343"/>
          <w:sz w:val="22"/>
          <w:szCs w:val="22"/>
        </w:rPr>
      </w:pPr>
      <w:r w:rsidDel="00000000" w:rsidR="00000000" w:rsidRPr="00000000">
        <w:rPr>
          <w:color w:val="434343"/>
          <w:rtl w:val="0"/>
        </w:rPr>
        <w:t xml:space="preserve">yyerror( String mensaje ){  System.out.println(</w:t>
      </w:r>
      <w:r w:rsidDel="00000000" w:rsidR="00000000" w:rsidRPr="00000000">
        <w:rPr>
          <w:i w:val="1"/>
          <w:iCs w:val="1"/>
          <w:color w:val="434343"/>
          <w:rtl w:val="0"/>
        </w:rPr>
        <w:t xml:space="preserve">"Error (Linea</w:t>
      </w:r>
      <w:r w:rsidDel="00000000" w:rsidR="00000000" w:rsidRPr="00000000">
        <w:rPr>
          <w:color w:val="434343"/>
          <w:rtl w:val="0"/>
        </w:rPr>
        <w:t xml:space="preserve"> " + </w:t>
      </w:r>
      <w:r w:rsidDel="00000000" w:rsidR="00000000" w:rsidRPr="00000000">
        <w:rPr>
          <w:color w:val="434343"/>
          <w:rtl w:val="0"/>
        </w:rPr>
        <w:t xml:space="preserve">AnalizadorLexico.getLineaActual</w:t>
      </w:r>
      <w:r w:rsidDel="00000000" w:rsidR="00000000" w:rsidRPr="00000000">
        <w:rPr>
          <w:color w:val="434343"/>
          <w:rtl w:val="0"/>
        </w:rPr>
        <w:t xml:space="preserve">() + </w:t>
      </w:r>
      <w:r w:rsidDel="00000000" w:rsidR="00000000" w:rsidRPr="00000000">
        <w:rPr>
          <w:i w:val="1"/>
          <w:iCs w:val="1"/>
          <w:color w:val="434343"/>
          <w:rtl w:val="0"/>
        </w:rPr>
        <w:t xml:space="preserve">"): "  + mensaje</w:t>
      </w:r>
      <w:r w:rsidDel="00000000" w:rsidR="00000000" w:rsidRPr="00000000">
        <w:rPr>
          <w:color w:val="434343"/>
          <w:rtl w:val="0"/>
        </w:rPr>
        <w:t xml:space="preserve"> );</w:t>
      </w:r>
      <w:r w:rsidDel="00000000" w:rsidR="00000000" w:rsidRPr="00000000">
        <w:rPr>
          <w:color w:val="434343"/>
          <w:sz w:val="22"/>
          <w:szCs w:val="22"/>
          <w:rtl w:val="0"/>
        </w:rPr>
        <w:t xml:space="preserve">   </w:t>
      </w:r>
    </w:p>
    <w:p w:rsidR="00000000" w:rsidDel="00000000" w:rsidP="00000000" w:rsidRDefault="00000000" w:rsidRPr="00000000" w14:paraId="000005B8">
      <w:pPr>
        <w:tabs>
          <w:tab w:val="left" w:leader="none" w:pos="940"/>
          <w:tab w:val="left" w:leader="none" w:pos="941"/>
        </w:tabs>
        <w:jc w:val="center"/>
        <w:rPr>
          <w:color w:val="434343"/>
          <w:sz w:val="22"/>
          <w:szCs w:val="22"/>
        </w:rPr>
      </w:pPr>
      <w:r w:rsidDel="00000000" w:rsidR="00000000" w:rsidRPr="00000000">
        <w:rPr>
          <w:rtl w:val="0"/>
        </w:rPr>
      </w:r>
    </w:p>
    <w:p w:rsidR="00000000" w:rsidDel="00000000" w:rsidP="00000000" w:rsidRDefault="00000000" w:rsidRPr="00000000" w14:paraId="000005B9">
      <w:pPr>
        <w:tabs>
          <w:tab w:val="left" w:leader="none" w:pos="940"/>
          <w:tab w:val="left" w:leader="none" w:pos="941"/>
        </w:tabs>
        <w:jc w:val="both"/>
        <w:rPr/>
      </w:pPr>
      <w:r w:rsidDel="00000000" w:rsidR="00000000" w:rsidRPr="00000000">
        <w:rPr>
          <w:rtl w:val="0"/>
        </w:rPr>
        <w:t xml:space="preserve">Ésta </w:t>
      </w:r>
      <w:r w:rsidDel="00000000" w:rsidR="00000000" w:rsidRPr="00000000">
        <w:rPr>
          <w:rtl w:val="0"/>
        </w:rPr>
        <w:t xml:space="preserve">fue utilizada para los distintos casos de errores donde faltaría una parte de la regla, por ejemplo, la carencia del bloque de sentencias posterior al “ELSE” en la selección.</w:t>
      </w:r>
    </w:p>
    <w:p w:rsidR="00000000" w:rsidDel="00000000" w:rsidP="00000000" w:rsidRDefault="00000000" w:rsidRPr="00000000" w14:paraId="000005BA">
      <w:pPr>
        <w:tabs>
          <w:tab w:val="left" w:leader="none" w:pos="940"/>
          <w:tab w:val="left" w:leader="none" w:pos="941"/>
        </w:tabs>
        <w:jc w:val="both"/>
        <w:rPr/>
      </w:pPr>
      <w:r w:rsidDel="00000000" w:rsidR="00000000" w:rsidRPr="00000000">
        <w:rPr>
          <w:rtl w:val="0"/>
        </w:rPr>
        <w:t xml:space="preserve"> Posteriormente, para solucionar errores reduce/reduce o shift/reduce se fueron probando casos sencillos, ya que la primera vez que compilamos, la gramática no lograba identificar los errores. Dividiendo en porciones con caminos directos se fue construyendo de a poco y se detectaron los errores a medida que se agregaron casos más complejos para testear.</w:t>
      </w:r>
      <w:r w:rsidDel="00000000" w:rsidR="00000000" w:rsidRPr="00000000">
        <w:rPr>
          <w:rtl w:val="0"/>
        </w:rPr>
        <w:t xml:space="preserve"> Algo que facilitó hallar los errores fue la opción de la herramienta yacc: “-v”, que nos proporcionaba un archivo de texto con la información de qué estado era el que tenía conflictos del tipo reduce/reduce o shift/reduce.</w:t>
      </w:r>
      <w:r w:rsidDel="00000000" w:rsidR="00000000" w:rsidRPr="00000000">
        <w:rPr>
          <w:rtl w:val="0"/>
        </w:rPr>
      </w:r>
    </w:p>
    <w:p w:rsidR="00000000" w:rsidDel="00000000" w:rsidP="00000000" w:rsidRDefault="00000000" w:rsidRPr="00000000" w14:paraId="000005BB">
      <w:pPr>
        <w:pStyle w:val="Heading1"/>
        <w:rPr/>
      </w:pPr>
      <w:bookmarkStart w:colFirst="0" w:colLast="0" w:name="_tibsi137onw3" w:id="25"/>
      <w:bookmarkEnd w:id="25"/>
      <w:r w:rsidDel="00000000" w:rsidR="00000000" w:rsidRPr="00000000">
        <w:rPr>
          <w:rtl w:val="0"/>
        </w:rPr>
        <w:t xml:space="preserve">Conclusiones</w:t>
      </w:r>
    </w:p>
    <w:p w:rsidR="00000000" w:rsidDel="00000000" w:rsidP="00000000" w:rsidRDefault="00000000" w:rsidRPr="00000000" w14:paraId="000005BC">
      <w:pPr>
        <w:jc w:val="both"/>
        <w:rPr/>
      </w:pPr>
      <w:r w:rsidDel="00000000" w:rsidR="00000000" w:rsidRPr="00000000">
        <w:rPr>
          <w:rtl w:val="0"/>
        </w:rPr>
        <w:t xml:space="preserve">Desarrollando este trabajo práctico pudimos comprender más detalladamente cómo funciona un compilador en sus primeras etapas (léxica y sintáctica), el cual representó un gran desafío a la hora de implementarlo. Una de las complicaciones que tuvimos en el desarrollo del analizador léxico, fue hacerlo sin tener conocimiento previo de cómo funcionaba el analizador sintáctico.</w:t>
      </w:r>
    </w:p>
    <w:p w:rsidR="00000000" w:rsidDel="00000000" w:rsidP="00000000" w:rsidRDefault="00000000" w:rsidRPr="00000000" w14:paraId="000005BD">
      <w:pPr>
        <w:jc w:val="both"/>
        <w:rPr>
          <w:rFonts w:ascii="Calibri" w:cs="Calibri" w:eastAsia="Calibri" w:hAnsi="Calibri"/>
        </w:rPr>
      </w:pPr>
      <w:r w:rsidDel="00000000" w:rsidR="00000000" w:rsidRPr="00000000">
        <w:rPr>
          <w:rtl w:val="0"/>
        </w:rPr>
        <w:t xml:space="preserve">Aunque se hayan desarrollado sólo algunas cuestiones de un compilador, como por ejemplo la implementación del tipo DOUBLE y no la del tipo UNSIGNED INT, podemos concluir que ha sido todo un desafío con muchos cambios y pudimos dimensionar el trabajo que requiere implementar un compilador para un lenguaje completo, considerando diferentes variantes en diseño y múltiples tratamientos de errores más complejos, reconociendo que todavía se desconoce la generación de código del mismo, por lo que el proceso aún continúa y se procederá a realizar en la segunda entrega de éste informe.</w:t>
      </w:r>
      <w:r w:rsidDel="00000000" w:rsidR="00000000" w:rsidRPr="00000000">
        <w:rPr>
          <w:rtl w:val="0"/>
        </w:rPr>
      </w:r>
    </w:p>
    <w:p w:rsidR="00000000" w:rsidDel="00000000" w:rsidP="00000000" w:rsidRDefault="00000000" w:rsidRPr="00000000" w14:paraId="000005BE">
      <w:pPr>
        <w:ind w:left="0" w:firstLine="0"/>
        <w:jc w:val="both"/>
        <w:rPr>
          <w:rFonts w:ascii="Calibri" w:cs="Calibri" w:eastAsia="Calibri" w:hAnsi="Calibri"/>
        </w:rPr>
      </w:pPr>
      <w:r w:rsidDel="00000000" w:rsidR="00000000" w:rsidRPr="00000000">
        <w:rPr>
          <w:rtl w:val="0"/>
        </w:rPr>
      </w:r>
    </w:p>
    <w:sectPr>
      <w:type w:val="nextPage"/>
      <w:pgSz w:h="20013" w:w="14173" w:orient="portrait"/>
      <w:pgMar w:bottom="576" w:top="431.99999999999994" w:left="576" w:right="504"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C1">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 StringBuilder  es un objeto que permite almacenar cadenas de caracteres que pueden ser modificadas sin necesidad de crear nuevos objetos. Los métodos append, replace e insert que posee, permiten manipular las cadenas fácilmente.</w:t>
      </w:r>
    </w:p>
    <w:p w:rsidR="00000000" w:rsidDel="00000000" w:rsidP="00000000" w:rsidRDefault="00000000" w:rsidRPr="00000000" w14:paraId="000005C2">
      <w:pPr>
        <w:spacing w:before="0" w:line="240" w:lineRule="auto"/>
        <w:rPr>
          <w:sz w:val="20"/>
          <w:szCs w:val="20"/>
        </w:rPr>
      </w:pPr>
      <w:r w:rsidDel="00000000" w:rsidR="00000000" w:rsidRPr="00000000">
        <w:rPr>
          <w:rtl w:val="0"/>
        </w:rPr>
      </w:r>
    </w:p>
  </w:footnote>
  <w:footnote w:id="1">
    <w:p w:rsidR="00000000" w:rsidDel="00000000" w:rsidP="00000000" w:rsidRDefault="00000000" w:rsidRPr="00000000" w14:paraId="000005C3">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 Reader es un BufferedReader importado de las librerías propias de java con la utilidad de leer archivos con diversas funciones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rPr>
        <w:ins w:author="Ignacio Calafate" w:id="3" w:date="2024-10-05T08:25:45Z"/>
        <w:rPrChange w:author="Ignacio Calafate" w:id="0" w:date="2024-10-05T08:25:45Z">
          <w:rPr>
            <w:sz w:val="20"/>
            <w:szCs w:val="20"/>
          </w:rPr>
        </w:rPrChange>
      </w:rPr>
    </w:pPr>
    <w:ins w:author="Ignacio Calafate" w:id="3" w:date="2024-10-05T08:25:45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tabs>
          <w:tab w:val="left" w:leader="none" w:pos="0"/>
        </w:tabs>
        <w:spacing w:before="2" w:line="324.00000000000006" w:lineRule="auto"/>
        <w:ind w:right="10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b w:val="1"/>
      <w:bCs w:val="1"/>
      <w:color w:val="0b5394"/>
      <w:sz w:val="48"/>
      <w:szCs w:val="48"/>
    </w:rPr>
  </w:style>
  <w:style w:type="paragraph" w:styleId="Heading2">
    <w:name w:val="heading 2"/>
    <w:basedOn w:val="Normal"/>
    <w:next w:val="Normal"/>
    <w:pPr>
      <w:keepNext w:val="1"/>
      <w:keepLines w:val="1"/>
      <w:spacing w:after="60" w:before="0" w:line="276" w:lineRule="auto"/>
      <w:ind w:left="0" w:right="0" w:firstLine="0"/>
      <w:jc w:val="center"/>
    </w:pPr>
    <w:rPr>
      <w:rFonts w:ascii="Calibri" w:cs="Calibri" w:eastAsia="Calibri" w:hAnsi="Calibri"/>
      <w:b w:val="1"/>
      <w:bCs w:val="1"/>
      <w:color w:val="6fa8dc"/>
      <w:sz w:val="36"/>
      <w:szCs w:val="36"/>
    </w:rPr>
  </w:style>
  <w:style w:type="paragraph" w:styleId="Heading3">
    <w:name w:val="heading 3"/>
    <w:basedOn w:val="Normal"/>
    <w:next w:val="Normal"/>
    <w:pPr>
      <w:keepNext w:val="1"/>
      <w:keepLines w:val="1"/>
      <w:spacing w:after="80" w:before="78.32618713378906" w:line="240" w:lineRule="auto"/>
      <w:ind w:left="360" w:right="0" w:firstLine="0"/>
      <w:jc w:val="center"/>
    </w:pPr>
    <w:rPr>
      <w:b w:val="1"/>
      <w:bCs w:val="1"/>
      <w:color w:val="6fa8dc"/>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gmcmctobias@hotmail.com" TargetMode="External"/><Relationship Id="rId10" Type="http://schemas.openxmlformats.org/officeDocument/2006/relationships/hyperlink" Target="mailto:francoare7@gmail.com" TargetMode="External"/><Relationship Id="rId13" Type="http://schemas.openxmlformats.org/officeDocument/2006/relationships/image" Target="media/image2.png"/><Relationship Id="rId12" Type="http://schemas.openxmlformats.org/officeDocument/2006/relationships/hyperlink" Target="mailto:francoraineri6@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